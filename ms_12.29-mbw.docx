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CD536" w14:textId="2929C876" w:rsidR="00DF6B94" w:rsidRPr="009C30F3" w:rsidRDefault="00DF6B94" w:rsidP="00741490">
      <w:pPr>
        <w:pStyle w:val="BodyText"/>
        <w:tabs>
          <w:tab w:val="left" w:pos="7740"/>
        </w:tabs>
        <w:jc w:val="both"/>
      </w:pPr>
      <w:r w:rsidRPr="009C30F3">
        <w:t>TITLE PAGE</w:t>
      </w:r>
    </w:p>
    <w:p w14:paraId="0D6C3D8E" w14:textId="1C63CB8A" w:rsidR="00214288" w:rsidRPr="009C30F3" w:rsidRDefault="00DF6B94" w:rsidP="00741490">
      <w:pPr>
        <w:pStyle w:val="BodyText"/>
        <w:tabs>
          <w:tab w:val="left" w:pos="7740"/>
        </w:tabs>
      </w:pPr>
      <w:r w:rsidRPr="009C30F3">
        <w:rPr>
          <w:b w:val="0"/>
          <w:u w:val="single"/>
        </w:rPr>
        <w:t>Manuscript title</w:t>
      </w:r>
      <w:r w:rsidRPr="009C30F3">
        <w:rPr>
          <w:b w:val="0"/>
        </w:rPr>
        <w:t>:</w:t>
      </w:r>
      <w:r w:rsidR="00260396" w:rsidRPr="009C30F3">
        <w:rPr>
          <w:b w:val="0"/>
        </w:rPr>
        <w:t xml:space="preserve"> </w:t>
      </w:r>
      <w:r w:rsidR="00DB51DD" w:rsidRPr="009C30F3">
        <w:rPr>
          <w:b w:val="0"/>
        </w:rPr>
        <w:t>Noise in the diagnosis of epilepsy by experts</w:t>
      </w:r>
      <w:r w:rsidR="002F0C80" w:rsidRPr="009C30F3">
        <w:rPr>
          <w:b w:val="0"/>
        </w:rPr>
        <w:t>.</w:t>
      </w:r>
    </w:p>
    <w:p w14:paraId="0C822843" w14:textId="297E1D99" w:rsidR="00DF6B94" w:rsidRPr="009C30F3" w:rsidRDefault="00DF6B94" w:rsidP="00741490">
      <w:pPr>
        <w:pStyle w:val="BodyText"/>
        <w:tabs>
          <w:tab w:val="left" w:pos="7740"/>
        </w:tabs>
        <w:rPr>
          <w:b w:val="0"/>
        </w:rPr>
      </w:pPr>
      <w:r w:rsidRPr="009C30F3">
        <w:rPr>
          <w:b w:val="0"/>
          <w:u w:val="single"/>
        </w:rPr>
        <w:t>Manuscript classification</w:t>
      </w:r>
      <w:r w:rsidRPr="009C30F3">
        <w:rPr>
          <w:b w:val="0"/>
        </w:rPr>
        <w:t xml:space="preserve">: </w:t>
      </w:r>
      <w:r w:rsidR="009E0D30">
        <w:rPr>
          <w:b w:val="0"/>
        </w:rPr>
        <w:t>Research A</w:t>
      </w:r>
      <w:r w:rsidR="009A6A36" w:rsidRPr="009C30F3">
        <w:rPr>
          <w:b w:val="0"/>
        </w:rPr>
        <w:t>rticle</w:t>
      </w:r>
      <w:r w:rsidR="006A2AC8" w:rsidRPr="009C30F3">
        <w:rPr>
          <w:b w:val="0"/>
        </w:rPr>
        <w:t>.</w:t>
      </w:r>
    </w:p>
    <w:p w14:paraId="784F443D" w14:textId="77777777" w:rsidR="00DF6B94" w:rsidRPr="009C30F3" w:rsidRDefault="00DF6B94" w:rsidP="00741490">
      <w:pPr>
        <w:pStyle w:val="BodyText"/>
        <w:tabs>
          <w:tab w:val="left" w:pos="7740"/>
        </w:tabs>
        <w:rPr>
          <w:b w:val="0"/>
        </w:rPr>
      </w:pPr>
      <w:r w:rsidRPr="009C30F3">
        <w:rPr>
          <w:b w:val="0"/>
          <w:u w:val="single"/>
        </w:rPr>
        <w:t>Authors</w:t>
      </w:r>
      <w:r w:rsidRPr="009C30F3">
        <w:rPr>
          <w:b w:val="0"/>
        </w:rPr>
        <w:t>:</w:t>
      </w:r>
    </w:p>
    <w:p w14:paraId="3F139F16" w14:textId="19444546" w:rsidR="00DB51DD" w:rsidRPr="009C30F3" w:rsidRDefault="00DB51DD" w:rsidP="00741490">
      <w:pPr>
        <w:spacing w:line="480" w:lineRule="auto"/>
        <w:rPr>
          <w:rFonts w:ascii="Arial" w:hAnsi="Arial" w:cs="Arial"/>
          <w:b/>
          <w:bCs/>
        </w:rPr>
      </w:pPr>
      <w:r w:rsidRPr="009C30F3">
        <w:rPr>
          <w:rFonts w:ascii="Arial" w:hAnsi="Arial" w:cs="Arial"/>
          <w:b/>
          <w:bCs/>
          <w:vertAlign w:val="superscript"/>
        </w:rPr>
        <w:t>1</w:t>
      </w:r>
      <w:r w:rsidRPr="009C30F3">
        <w:rPr>
          <w:rFonts w:ascii="Arial" w:hAnsi="Arial" w:cs="Arial"/>
          <w:b/>
          <w:bCs/>
        </w:rPr>
        <w:t xml:space="preserve">Fábio A. Nascimento*, </w:t>
      </w:r>
      <w:r w:rsidRPr="009C30F3">
        <w:rPr>
          <w:rFonts w:ascii="Arial" w:hAnsi="Arial" w:cs="Arial"/>
          <w:b/>
          <w:bCs/>
          <w:vertAlign w:val="superscript"/>
        </w:rPr>
        <w:t>2</w:t>
      </w:r>
      <w:r w:rsidRPr="009C30F3">
        <w:rPr>
          <w:rFonts w:ascii="Arial" w:hAnsi="Arial" w:cs="Arial"/>
          <w:b/>
          <w:bCs/>
        </w:rPr>
        <w:t>John R. McLaren,</w:t>
      </w:r>
      <w:r w:rsidR="00855E49" w:rsidRPr="009C30F3">
        <w:rPr>
          <w:rFonts w:ascii="Arial" w:hAnsi="Arial" w:cs="Arial"/>
          <w:b/>
          <w:bCs/>
        </w:rPr>
        <w:t xml:space="preserve"> </w:t>
      </w:r>
      <w:r w:rsidR="00855E49" w:rsidRPr="009C30F3">
        <w:rPr>
          <w:rFonts w:ascii="Arial" w:hAnsi="Arial" w:cs="Arial"/>
          <w:b/>
          <w:bCs/>
          <w:vertAlign w:val="superscript"/>
        </w:rPr>
        <w:t>1</w:t>
      </w:r>
      <w:r w:rsidR="00855E49" w:rsidRPr="009C30F3">
        <w:rPr>
          <w:rFonts w:ascii="Arial" w:hAnsi="Arial" w:cs="Arial"/>
          <w:b/>
          <w:bCs/>
        </w:rPr>
        <w:t>Wei Zhao,</w:t>
      </w:r>
      <w:r w:rsidRPr="009C30F3">
        <w:rPr>
          <w:rFonts w:ascii="Arial" w:hAnsi="Arial" w:cs="Arial"/>
          <w:b/>
          <w:bCs/>
        </w:rPr>
        <w:t xml:space="preserve"> </w:t>
      </w:r>
      <w:r w:rsidR="000D16A2" w:rsidRPr="009C30F3">
        <w:rPr>
          <w:rFonts w:ascii="Arial" w:hAnsi="Arial" w:cs="Arial"/>
          <w:b/>
          <w:bCs/>
          <w:vertAlign w:val="superscript"/>
        </w:rPr>
        <w:t>3</w:t>
      </w:r>
      <w:r w:rsidRPr="009C30F3">
        <w:rPr>
          <w:rFonts w:ascii="Arial" w:hAnsi="Arial" w:cs="Arial"/>
          <w:b/>
          <w:bCs/>
        </w:rPr>
        <w:t xml:space="preserve">Roohi Katyal, </w:t>
      </w:r>
      <w:r w:rsidR="000D16A2" w:rsidRPr="009C30F3">
        <w:rPr>
          <w:rFonts w:ascii="Arial" w:hAnsi="Arial" w:cs="Arial"/>
          <w:b/>
          <w:bCs/>
          <w:vertAlign w:val="superscript"/>
        </w:rPr>
        <w:t>4</w:t>
      </w:r>
      <w:r w:rsidRPr="009C30F3">
        <w:rPr>
          <w:rFonts w:ascii="Arial" w:hAnsi="Arial" w:cs="Arial"/>
          <w:b/>
          <w:bCs/>
        </w:rPr>
        <w:t xml:space="preserve">Irfan S. Sheikh, </w:t>
      </w:r>
      <w:r w:rsidR="000D16A2" w:rsidRPr="009C30F3">
        <w:rPr>
          <w:rFonts w:ascii="Arial" w:hAnsi="Arial" w:cs="Arial"/>
          <w:b/>
          <w:bCs/>
          <w:vertAlign w:val="superscript"/>
        </w:rPr>
        <w:t>5</w:t>
      </w:r>
      <w:r w:rsidRPr="009C30F3">
        <w:rPr>
          <w:rFonts w:ascii="Arial" w:hAnsi="Arial" w:cs="Arial"/>
          <w:b/>
          <w:bCs/>
        </w:rPr>
        <w:t xml:space="preserve">Wan Yee Kong, </w:t>
      </w:r>
      <w:r w:rsidR="000D16A2" w:rsidRPr="009C30F3">
        <w:rPr>
          <w:rFonts w:ascii="Arial" w:hAnsi="Arial" w:cs="Arial"/>
          <w:b/>
          <w:bCs/>
          <w:vertAlign w:val="superscript"/>
        </w:rPr>
        <w:t>6</w:t>
      </w:r>
      <w:r w:rsidRPr="009C30F3">
        <w:rPr>
          <w:rFonts w:ascii="Arial" w:hAnsi="Arial" w:cs="Arial"/>
          <w:b/>
          <w:bCs/>
        </w:rPr>
        <w:t xml:space="preserve">Danah </w:t>
      </w:r>
      <w:proofErr w:type="spellStart"/>
      <w:r w:rsidRPr="009C30F3">
        <w:rPr>
          <w:rFonts w:ascii="Arial" w:hAnsi="Arial" w:cs="Arial"/>
          <w:b/>
          <w:bCs/>
        </w:rPr>
        <w:t>Aljaafari</w:t>
      </w:r>
      <w:proofErr w:type="spellEnd"/>
      <w:r w:rsidRPr="009C30F3">
        <w:rPr>
          <w:rFonts w:ascii="Arial" w:hAnsi="Arial" w:cs="Arial"/>
          <w:b/>
          <w:bCs/>
        </w:rPr>
        <w:t xml:space="preserve">, </w:t>
      </w:r>
      <w:r w:rsidR="000D16A2" w:rsidRPr="009C30F3">
        <w:rPr>
          <w:rFonts w:ascii="Arial" w:hAnsi="Arial" w:cs="Arial"/>
          <w:b/>
          <w:bCs/>
          <w:vertAlign w:val="superscript"/>
        </w:rPr>
        <w:t>5</w:t>
      </w:r>
      <w:r w:rsidRPr="009C30F3">
        <w:rPr>
          <w:rFonts w:ascii="Arial" w:hAnsi="Arial" w:cs="Arial"/>
          <w:b/>
          <w:bCs/>
        </w:rPr>
        <w:t xml:space="preserve">Nirav Barot, </w:t>
      </w:r>
      <w:r w:rsidR="000D16A2" w:rsidRPr="009C30F3">
        <w:rPr>
          <w:rFonts w:ascii="Arial" w:hAnsi="Arial" w:cs="Arial"/>
          <w:b/>
          <w:bCs/>
          <w:vertAlign w:val="superscript"/>
        </w:rPr>
        <w:t>7</w:t>
      </w:r>
      <w:r w:rsidRPr="009C30F3">
        <w:rPr>
          <w:rFonts w:ascii="Arial" w:hAnsi="Arial" w:cs="Arial"/>
          <w:b/>
          <w:bCs/>
        </w:rPr>
        <w:t xml:space="preserve">Selim Benbadis, </w:t>
      </w:r>
      <w:r w:rsidR="000D16A2" w:rsidRPr="009C30F3">
        <w:rPr>
          <w:rFonts w:ascii="Arial" w:hAnsi="Arial" w:cs="Arial"/>
          <w:b/>
          <w:bCs/>
          <w:vertAlign w:val="superscript"/>
        </w:rPr>
        <w:t>8</w:t>
      </w:r>
      <w:r w:rsidRPr="009C30F3">
        <w:rPr>
          <w:rFonts w:ascii="Arial" w:hAnsi="Arial" w:cs="Arial"/>
          <w:b/>
          <w:bCs/>
        </w:rPr>
        <w:t xml:space="preserve">Daniel Friedman, </w:t>
      </w:r>
      <w:r w:rsidR="000D16A2" w:rsidRPr="009C30F3">
        <w:rPr>
          <w:rFonts w:ascii="Arial" w:hAnsi="Arial" w:cs="Arial"/>
          <w:b/>
          <w:bCs/>
          <w:vertAlign w:val="superscript"/>
        </w:rPr>
        <w:t>9</w:t>
      </w:r>
      <w:r w:rsidRPr="009C30F3">
        <w:rPr>
          <w:rFonts w:ascii="Arial" w:hAnsi="Arial" w:cs="Arial"/>
          <w:b/>
          <w:bCs/>
        </w:rPr>
        <w:t xml:space="preserve">Jay R. Gavvala, </w:t>
      </w:r>
      <w:r w:rsidR="000D16A2" w:rsidRPr="009C30F3">
        <w:rPr>
          <w:rFonts w:ascii="Arial" w:hAnsi="Arial" w:cs="Arial"/>
          <w:b/>
          <w:bCs/>
          <w:vertAlign w:val="superscript"/>
        </w:rPr>
        <w:t>10</w:t>
      </w:r>
      <w:r w:rsidRPr="009C30F3">
        <w:rPr>
          <w:rFonts w:ascii="Arial" w:hAnsi="Arial" w:cs="Arial"/>
          <w:b/>
          <w:bCs/>
        </w:rPr>
        <w:t xml:space="preserve">Jonathan Halford, </w:t>
      </w:r>
      <w:r w:rsidR="000D16A2" w:rsidRPr="009C30F3">
        <w:rPr>
          <w:rFonts w:ascii="Arial" w:hAnsi="Arial" w:cs="Arial"/>
          <w:b/>
          <w:bCs/>
          <w:vertAlign w:val="superscript"/>
        </w:rPr>
        <w:t>1</w:t>
      </w:r>
      <w:r w:rsidRPr="009C30F3">
        <w:rPr>
          <w:rFonts w:ascii="Arial" w:hAnsi="Arial" w:cs="Arial"/>
          <w:b/>
          <w:bCs/>
        </w:rPr>
        <w:t xml:space="preserve">R. Edward Hogan, </w:t>
      </w:r>
      <w:r w:rsidR="000D16A2" w:rsidRPr="009C30F3">
        <w:rPr>
          <w:rFonts w:ascii="Arial" w:hAnsi="Arial" w:cs="Arial"/>
          <w:b/>
          <w:bCs/>
          <w:vertAlign w:val="superscript"/>
        </w:rPr>
        <w:t>11</w:t>
      </w:r>
      <w:r w:rsidRPr="009C30F3">
        <w:rPr>
          <w:rFonts w:ascii="Arial" w:hAnsi="Arial" w:cs="Arial"/>
          <w:b/>
          <w:bCs/>
        </w:rPr>
        <w:t xml:space="preserve">Peter </w:t>
      </w:r>
      <w:r w:rsidR="000D16A2" w:rsidRPr="009C30F3">
        <w:rPr>
          <w:rFonts w:ascii="Arial" w:hAnsi="Arial" w:cs="Arial"/>
          <w:b/>
          <w:bCs/>
        </w:rPr>
        <w:t xml:space="preserve">W. </w:t>
      </w:r>
      <w:r w:rsidRPr="009C30F3">
        <w:rPr>
          <w:rFonts w:ascii="Arial" w:hAnsi="Arial" w:cs="Arial"/>
          <w:b/>
          <w:bCs/>
        </w:rPr>
        <w:t xml:space="preserve">Kaplan, </w:t>
      </w:r>
      <w:r w:rsidR="000D16A2" w:rsidRPr="009C30F3">
        <w:rPr>
          <w:rFonts w:ascii="Arial" w:hAnsi="Arial" w:cs="Arial"/>
          <w:b/>
          <w:bCs/>
          <w:vertAlign w:val="superscript"/>
        </w:rPr>
        <w:t>12</w:t>
      </w:r>
      <w:r w:rsidRPr="009C30F3">
        <w:rPr>
          <w:rFonts w:ascii="Arial" w:hAnsi="Arial" w:cs="Arial"/>
          <w:b/>
          <w:bCs/>
        </w:rPr>
        <w:t xml:space="preserve">Ioannis </w:t>
      </w:r>
      <w:proofErr w:type="spellStart"/>
      <w:r w:rsidRPr="009C30F3">
        <w:rPr>
          <w:rFonts w:ascii="Arial" w:hAnsi="Arial" w:cs="Arial"/>
          <w:b/>
          <w:bCs/>
        </w:rPr>
        <w:t>Karakis</w:t>
      </w:r>
      <w:proofErr w:type="spellEnd"/>
      <w:r w:rsidRPr="009C30F3">
        <w:rPr>
          <w:rFonts w:ascii="Arial" w:hAnsi="Arial" w:cs="Arial"/>
          <w:b/>
          <w:bCs/>
        </w:rPr>
        <w:t xml:space="preserve">, </w:t>
      </w:r>
      <w:r w:rsidR="0094366D" w:rsidRPr="009C30F3">
        <w:rPr>
          <w:rFonts w:ascii="Arial" w:hAnsi="Arial" w:cs="Arial"/>
          <w:b/>
          <w:bCs/>
          <w:vertAlign w:val="superscript"/>
        </w:rPr>
        <w:t>13</w:t>
      </w:r>
      <w:r w:rsidRPr="009C30F3">
        <w:rPr>
          <w:rFonts w:ascii="Arial" w:hAnsi="Arial" w:cs="Arial"/>
          <w:b/>
          <w:bCs/>
        </w:rPr>
        <w:t>Atul Maheshwari,</w:t>
      </w:r>
      <w:r w:rsidR="0094366D" w:rsidRPr="009C30F3">
        <w:rPr>
          <w:rFonts w:ascii="Arial" w:hAnsi="Arial" w:cs="Arial"/>
          <w:b/>
          <w:bCs/>
          <w:vertAlign w:val="superscript"/>
        </w:rPr>
        <w:t xml:space="preserve"> 12</w:t>
      </w:r>
      <w:r w:rsidRPr="009C30F3">
        <w:rPr>
          <w:rFonts w:ascii="Arial" w:hAnsi="Arial" w:cs="Arial"/>
          <w:b/>
          <w:bCs/>
        </w:rPr>
        <w:t xml:space="preserve">Rebecca Matthews, </w:t>
      </w:r>
      <w:r w:rsidR="0094366D" w:rsidRPr="009C30F3">
        <w:rPr>
          <w:rFonts w:ascii="Arial" w:hAnsi="Arial" w:cs="Arial"/>
          <w:b/>
          <w:bCs/>
          <w:vertAlign w:val="superscript"/>
        </w:rPr>
        <w:t>14</w:t>
      </w:r>
      <w:r w:rsidRPr="009C30F3">
        <w:rPr>
          <w:rFonts w:ascii="Arial" w:hAnsi="Arial" w:cs="Arial"/>
          <w:b/>
          <w:bCs/>
        </w:rPr>
        <w:t xml:space="preserve">Cormac O’Donovan, </w:t>
      </w:r>
      <w:r w:rsidR="0094366D" w:rsidRPr="009C30F3">
        <w:rPr>
          <w:rFonts w:ascii="Arial" w:hAnsi="Arial" w:cs="Arial"/>
          <w:b/>
          <w:bCs/>
          <w:vertAlign w:val="superscript"/>
        </w:rPr>
        <w:t>15</w:t>
      </w:r>
      <w:r w:rsidRPr="009C30F3">
        <w:rPr>
          <w:rFonts w:ascii="Arial" w:hAnsi="Arial" w:cs="Arial"/>
          <w:b/>
          <w:bCs/>
        </w:rPr>
        <w:t xml:space="preserve">Stefan </w:t>
      </w:r>
      <w:proofErr w:type="spellStart"/>
      <w:r w:rsidRPr="009C30F3">
        <w:rPr>
          <w:rFonts w:ascii="Arial" w:hAnsi="Arial" w:cs="Arial"/>
          <w:b/>
          <w:bCs/>
        </w:rPr>
        <w:t>Rampp</w:t>
      </w:r>
      <w:proofErr w:type="spellEnd"/>
      <w:r w:rsidRPr="009C30F3">
        <w:rPr>
          <w:rFonts w:ascii="Arial" w:hAnsi="Arial" w:cs="Arial"/>
          <w:b/>
          <w:bCs/>
        </w:rPr>
        <w:t xml:space="preserve">, </w:t>
      </w:r>
      <w:r w:rsidR="0094366D" w:rsidRPr="009C30F3">
        <w:rPr>
          <w:rFonts w:ascii="Arial" w:hAnsi="Arial" w:cs="Arial"/>
          <w:b/>
          <w:bCs/>
          <w:vertAlign w:val="superscript"/>
        </w:rPr>
        <w:t>16</w:t>
      </w:r>
      <w:r w:rsidRPr="009C30F3">
        <w:rPr>
          <w:rFonts w:ascii="Arial" w:hAnsi="Arial" w:cs="Arial"/>
          <w:b/>
          <w:bCs/>
        </w:rPr>
        <w:t xml:space="preserve">Stephan Schuele, </w:t>
      </w:r>
      <w:r w:rsidR="0094366D" w:rsidRPr="009C30F3">
        <w:rPr>
          <w:rFonts w:ascii="Arial" w:hAnsi="Arial" w:cs="Arial"/>
          <w:b/>
          <w:bCs/>
          <w:vertAlign w:val="superscript"/>
        </w:rPr>
        <w:t>17</w:t>
      </w:r>
      <w:r w:rsidRPr="009C30F3">
        <w:rPr>
          <w:rFonts w:ascii="Arial" w:hAnsi="Arial" w:cs="Arial"/>
          <w:b/>
          <w:bCs/>
        </w:rPr>
        <w:t xml:space="preserve">Joseph </w:t>
      </w:r>
      <w:proofErr w:type="spellStart"/>
      <w:r w:rsidRPr="009C30F3">
        <w:rPr>
          <w:rFonts w:ascii="Arial" w:hAnsi="Arial" w:cs="Arial"/>
          <w:b/>
          <w:bCs/>
        </w:rPr>
        <w:t>Sirven</w:t>
      </w:r>
      <w:proofErr w:type="spellEnd"/>
      <w:r w:rsidRPr="009C30F3">
        <w:rPr>
          <w:rFonts w:ascii="Arial" w:hAnsi="Arial" w:cs="Arial"/>
          <w:b/>
          <w:bCs/>
        </w:rPr>
        <w:t xml:space="preserve">, </w:t>
      </w:r>
      <w:r w:rsidR="0094366D" w:rsidRPr="009C30F3">
        <w:rPr>
          <w:rFonts w:ascii="Arial" w:hAnsi="Arial" w:cs="Arial"/>
          <w:b/>
          <w:bCs/>
          <w:vertAlign w:val="superscript"/>
        </w:rPr>
        <w:t>17</w:t>
      </w:r>
      <w:r w:rsidRPr="009C30F3">
        <w:rPr>
          <w:rFonts w:ascii="Arial" w:hAnsi="Arial" w:cs="Arial"/>
          <w:b/>
          <w:bCs/>
        </w:rPr>
        <w:t xml:space="preserve">William O. Tatum, </w:t>
      </w:r>
      <w:r w:rsidR="0094366D" w:rsidRPr="009C30F3">
        <w:rPr>
          <w:rFonts w:ascii="Arial" w:hAnsi="Arial" w:cs="Arial"/>
          <w:b/>
          <w:bCs/>
          <w:vertAlign w:val="superscript"/>
        </w:rPr>
        <w:t>1</w:t>
      </w:r>
      <w:r w:rsidRPr="009C30F3">
        <w:rPr>
          <w:rFonts w:ascii="Arial" w:hAnsi="Arial" w:cs="Arial"/>
          <w:b/>
          <w:bCs/>
        </w:rPr>
        <w:t xml:space="preserve">Jonathan Williams, </w:t>
      </w:r>
      <w:r w:rsidR="0094366D" w:rsidRPr="009C30F3">
        <w:rPr>
          <w:rFonts w:ascii="Arial" w:hAnsi="Arial" w:cs="Arial"/>
          <w:b/>
          <w:bCs/>
          <w:vertAlign w:val="superscript"/>
        </w:rPr>
        <w:t>18</w:t>
      </w:r>
      <w:r w:rsidRPr="009C30F3">
        <w:rPr>
          <w:rFonts w:ascii="Arial" w:hAnsi="Arial" w:cs="Arial"/>
          <w:b/>
          <w:bCs/>
        </w:rPr>
        <w:t xml:space="preserve">Elza Márcia </w:t>
      </w:r>
      <w:proofErr w:type="spellStart"/>
      <w:r w:rsidRPr="009C30F3">
        <w:rPr>
          <w:rFonts w:ascii="Arial" w:hAnsi="Arial" w:cs="Arial"/>
          <w:b/>
          <w:bCs/>
        </w:rPr>
        <w:t>Yacubian</w:t>
      </w:r>
      <w:proofErr w:type="spellEnd"/>
      <w:r w:rsidRPr="009C30F3">
        <w:rPr>
          <w:rFonts w:ascii="Arial" w:hAnsi="Arial" w:cs="Arial"/>
          <w:b/>
          <w:bCs/>
        </w:rPr>
        <w:t xml:space="preserve">, </w:t>
      </w:r>
      <w:r w:rsidR="0094366D" w:rsidRPr="009C30F3">
        <w:rPr>
          <w:rFonts w:ascii="Arial" w:hAnsi="Arial" w:cs="Arial"/>
          <w:b/>
          <w:bCs/>
          <w:vertAlign w:val="superscript"/>
        </w:rPr>
        <w:t>4</w:t>
      </w:r>
      <w:r w:rsidRPr="009C30F3">
        <w:rPr>
          <w:rFonts w:ascii="Arial" w:hAnsi="Arial" w:cs="Arial"/>
          <w:b/>
          <w:bCs/>
        </w:rPr>
        <w:t xml:space="preserve">Doyle Yuan, </w:t>
      </w:r>
      <w:r w:rsidR="0094366D" w:rsidRPr="009C30F3">
        <w:rPr>
          <w:rFonts w:ascii="Arial" w:hAnsi="Arial" w:cs="Arial"/>
          <w:b/>
          <w:bCs/>
          <w:vertAlign w:val="superscript"/>
        </w:rPr>
        <w:t>19</w:t>
      </w:r>
      <w:r w:rsidRPr="009C30F3">
        <w:rPr>
          <w:rFonts w:ascii="Arial" w:hAnsi="Arial" w:cs="Arial"/>
          <w:b/>
          <w:bCs/>
        </w:rPr>
        <w:t xml:space="preserve">Sándor Beniczky, </w:t>
      </w:r>
      <w:r w:rsidR="0094366D" w:rsidRPr="009C30F3">
        <w:rPr>
          <w:rFonts w:ascii="Arial" w:hAnsi="Arial" w:cs="Arial"/>
          <w:b/>
          <w:bCs/>
          <w:vertAlign w:val="superscript"/>
        </w:rPr>
        <w:t>20</w:t>
      </w:r>
      <w:r w:rsidRPr="009C30F3">
        <w:rPr>
          <w:rFonts w:ascii="Arial" w:hAnsi="Arial" w:cs="Arial"/>
          <w:b/>
          <w:bCs/>
        </w:rPr>
        <w:t>Olivier Sibony</w:t>
      </w:r>
      <w:r w:rsidRPr="009C30F3">
        <w:rPr>
          <w:rFonts w:ascii="Arial" w:hAnsi="Arial" w:cs="Arial"/>
          <w:b/>
          <w:bCs/>
          <w:vertAlign w:val="superscript"/>
        </w:rPr>
        <w:t>†</w:t>
      </w:r>
      <w:r w:rsidRPr="009C30F3">
        <w:rPr>
          <w:rFonts w:ascii="Arial" w:hAnsi="Arial" w:cs="Arial"/>
          <w:b/>
          <w:bCs/>
        </w:rPr>
        <w:t xml:space="preserve">, </w:t>
      </w:r>
      <w:r w:rsidR="0094366D" w:rsidRPr="009C30F3">
        <w:rPr>
          <w:rFonts w:ascii="Arial" w:hAnsi="Arial" w:cs="Arial"/>
          <w:b/>
          <w:bCs/>
          <w:vertAlign w:val="superscript"/>
        </w:rPr>
        <w:t>5</w:t>
      </w:r>
      <w:r w:rsidRPr="009C30F3">
        <w:rPr>
          <w:rFonts w:ascii="Arial" w:hAnsi="Arial" w:cs="Arial"/>
          <w:b/>
          <w:bCs/>
        </w:rPr>
        <w:t>M. Brandon Westover</w:t>
      </w:r>
      <w:r w:rsidRPr="009C30F3">
        <w:rPr>
          <w:rFonts w:ascii="Arial" w:hAnsi="Arial" w:cs="Arial"/>
          <w:b/>
          <w:bCs/>
          <w:vertAlign w:val="superscript"/>
        </w:rPr>
        <w:t>†</w:t>
      </w:r>
    </w:p>
    <w:p w14:paraId="00675941" w14:textId="64682D5F" w:rsidR="00DB51DD" w:rsidRPr="009C30F3" w:rsidRDefault="00DB51DD" w:rsidP="00741490">
      <w:pPr>
        <w:spacing w:line="480" w:lineRule="auto"/>
        <w:rPr>
          <w:rFonts w:ascii="Arial" w:hAnsi="Arial" w:cs="Arial"/>
        </w:rPr>
      </w:pPr>
      <w:r w:rsidRPr="009C30F3">
        <w:rPr>
          <w:rFonts w:ascii="Arial" w:hAnsi="Arial" w:cs="Arial"/>
        </w:rPr>
        <w:t>*Corresponding author</w:t>
      </w:r>
    </w:p>
    <w:p w14:paraId="13DA6288" w14:textId="61D6A385" w:rsidR="00DB51DD" w:rsidRPr="009C30F3" w:rsidRDefault="00DB51DD" w:rsidP="00741490">
      <w:pPr>
        <w:spacing w:line="480" w:lineRule="auto"/>
        <w:rPr>
          <w:rFonts w:ascii="Arial" w:hAnsi="Arial" w:cs="Arial"/>
        </w:rPr>
      </w:pPr>
      <w:r w:rsidRPr="009C30F3">
        <w:rPr>
          <w:rFonts w:ascii="Arial" w:hAnsi="Arial" w:cs="Arial"/>
          <w:vertAlign w:val="superscript"/>
        </w:rPr>
        <w:t>†</w:t>
      </w:r>
      <w:r w:rsidRPr="009C30F3">
        <w:rPr>
          <w:rFonts w:ascii="Arial" w:hAnsi="Arial" w:cs="Arial"/>
        </w:rPr>
        <w:t>Co-senior authors.</w:t>
      </w:r>
    </w:p>
    <w:p w14:paraId="14A76BF4" w14:textId="77777777" w:rsidR="00741490" w:rsidRPr="009C30F3" w:rsidRDefault="00741490" w:rsidP="00741490">
      <w:pPr>
        <w:spacing w:line="480" w:lineRule="auto"/>
        <w:rPr>
          <w:rFonts w:ascii="Arial" w:hAnsi="Arial" w:cs="Arial"/>
        </w:rPr>
      </w:pPr>
    </w:p>
    <w:p w14:paraId="72C5FB57" w14:textId="0F7E3A6F" w:rsidR="00821725" w:rsidRPr="009C30F3" w:rsidRDefault="003601D6" w:rsidP="00741490">
      <w:pPr>
        <w:pStyle w:val="BodyText"/>
        <w:tabs>
          <w:tab w:val="left" w:pos="7740"/>
        </w:tabs>
        <w:rPr>
          <w:b w:val="0"/>
          <w:bCs w:val="0"/>
        </w:rPr>
      </w:pPr>
      <w:r w:rsidRPr="009C30F3">
        <w:rPr>
          <w:b w:val="0"/>
          <w:bCs w:val="0"/>
          <w:vertAlign w:val="superscript"/>
        </w:rPr>
        <w:t>1</w:t>
      </w:r>
      <w:r w:rsidR="007C7C43" w:rsidRPr="009C30F3">
        <w:rPr>
          <w:b w:val="0"/>
          <w:bCs w:val="0"/>
        </w:rPr>
        <w:t>D</w:t>
      </w:r>
      <w:r w:rsidR="00614F81" w:rsidRPr="009C30F3">
        <w:rPr>
          <w:b w:val="0"/>
          <w:bCs w:val="0"/>
        </w:rPr>
        <w:t xml:space="preserve">epartment of Neurology, </w:t>
      </w:r>
      <w:r w:rsidR="009A6A36" w:rsidRPr="009C30F3">
        <w:rPr>
          <w:b w:val="0"/>
          <w:bCs w:val="0"/>
        </w:rPr>
        <w:t>Washington University School of Medicine, St. Louis, M</w:t>
      </w:r>
      <w:r w:rsidR="000D16A2" w:rsidRPr="009C30F3">
        <w:rPr>
          <w:b w:val="0"/>
          <w:bCs w:val="0"/>
        </w:rPr>
        <w:t>O</w:t>
      </w:r>
      <w:r w:rsidR="009A6A36" w:rsidRPr="009C30F3">
        <w:rPr>
          <w:b w:val="0"/>
          <w:bCs w:val="0"/>
        </w:rPr>
        <w:t>, USA</w:t>
      </w:r>
      <w:r w:rsidR="00F344EA" w:rsidRPr="009C30F3">
        <w:rPr>
          <w:b w:val="0"/>
          <w:bCs w:val="0"/>
        </w:rPr>
        <w:t>.</w:t>
      </w:r>
    </w:p>
    <w:p w14:paraId="7B307E5E" w14:textId="2EDC5913" w:rsidR="00741490" w:rsidRPr="009C30F3" w:rsidRDefault="000D16A2" w:rsidP="00741490">
      <w:pPr>
        <w:pStyle w:val="BodyText"/>
        <w:tabs>
          <w:tab w:val="left" w:pos="7740"/>
        </w:tabs>
        <w:rPr>
          <w:b w:val="0"/>
          <w:bCs w:val="0"/>
        </w:rPr>
      </w:pPr>
      <w:r w:rsidRPr="009C30F3">
        <w:rPr>
          <w:b w:val="0"/>
          <w:bCs w:val="0"/>
          <w:vertAlign w:val="superscript"/>
        </w:rPr>
        <w:t>2</w:t>
      </w:r>
      <w:r w:rsidR="00741490" w:rsidRPr="009C30F3">
        <w:rPr>
          <w:b w:val="0"/>
          <w:bCs w:val="0"/>
        </w:rPr>
        <w:t xml:space="preserve">Department of Neurology, </w:t>
      </w:r>
      <w:r w:rsidRPr="009C30F3">
        <w:rPr>
          <w:b w:val="0"/>
          <w:bCs w:val="0"/>
        </w:rPr>
        <w:t>Boston Children’s Hospital, Boston, MA, USA</w:t>
      </w:r>
      <w:r w:rsidR="00741490" w:rsidRPr="009C30F3">
        <w:rPr>
          <w:b w:val="0"/>
          <w:bCs w:val="0"/>
        </w:rPr>
        <w:t>.</w:t>
      </w:r>
    </w:p>
    <w:p w14:paraId="30383902" w14:textId="27799E91" w:rsidR="00741490" w:rsidRPr="009C30F3" w:rsidRDefault="000D16A2" w:rsidP="00741490">
      <w:pPr>
        <w:pStyle w:val="BodyText"/>
        <w:tabs>
          <w:tab w:val="left" w:pos="7740"/>
        </w:tabs>
        <w:rPr>
          <w:b w:val="0"/>
          <w:bCs w:val="0"/>
        </w:rPr>
      </w:pPr>
      <w:r w:rsidRPr="009C30F3">
        <w:rPr>
          <w:b w:val="0"/>
          <w:bCs w:val="0"/>
          <w:vertAlign w:val="superscript"/>
        </w:rPr>
        <w:t>3</w:t>
      </w:r>
      <w:r w:rsidR="00741490" w:rsidRPr="009C30F3">
        <w:rPr>
          <w:b w:val="0"/>
          <w:bCs w:val="0"/>
        </w:rPr>
        <w:t xml:space="preserve">Department of Neurology, </w:t>
      </w:r>
      <w:r w:rsidRPr="009C30F3">
        <w:rPr>
          <w:b w:val="0"/>
          <w:bCs w:val="0"/>
        </w:rPr>
        <w:t>Louisiana State University Health Sciences, Shreveport, LA, USA.</w:t>
      </w:r>
    </w:p>
    <w:p w14:paraId="203BC930" w14:textId="69D531EC" w:rsidR="00741490" w:rsidRPr="009C30F3" w:rsidRDefault="000D16A2" w:rsidP="00741490">
      <w:pPr>
        <w:pStyle w:val="BodyText"/>
        <w:tabs>
          <w:tab w:val="left" w:pos="7740"/>
        </w:tabs>
        <w:rPr>
          <w:b w:val="0"/>
          <w:bCs w:val="0"/>
        </w:rPr>
      </w:pPr>
      <w:r w:rsidRPr="009C30F3">
        <w:rPr>
          <w:b w:val="0"/>
          <w:bCs w:val="0"/>
          <w:vertAlign w:val="superscript"/>
        </w:rPr>
        <w:t>4</w:t>
      </w:r>
      <w:r w:rsidR="00741490" w:rsidRPr="009C30F3">
        <w:rPr>
          <w:b w:val="0"/>
          <w:bCs w:val="0"/>
        </w:rPr>
        <w:t xml:space="preserve">Department of Neurology, </w:t>
      </w:r>
      <w:r w:rsidRPr="009C30F3">
        <w:rPr>
          <w:b w:val="0"/>
          <w:bCs w:val="0"/>
        </w:rPr>
        <w:t>University of Texas Southwestern Medical Center, Dallas, TX, USA.</w:t>
      </w:r>
    </w:p>
    <w:p w14:paraId="5442B0BB" w14:textId="5D5445F7" w:rsidR="000D16A2" w:rsidRPr="009C30F3" w:rsidRDefault="000D16A2" w:rsidP="000D16A2">
      <w:pPr>
        <w:pStyle w:val="BodyText"/>
        <w:tabs>
          <w:tab w:val="left" w:pos="7740"/>
        </w:tabs>
        <w:rPr>
          <w:b w:val="0"/>
          <w:bCs w:val="0"/>
        </w:rPr>
      </w:pPr>
      <w:r w:rsidRPr="009C30F3">
        <w:rPr>
          <w:b w:val="0"/>
          <w:bCs w:val="0"/>
          <w:vertAlign w:val="superscript"/>
        </w:rPr>
        <w:lastRenderedPageBreak/>
        <w:t>5</w:t>
      </w:r>
      <w:r w:rsidRPr="009C30F3">
        <w:rPr>
          <w:b w:val="0"/>
          <w:bCs w:val="0"/>
        </w:rPr>
        <w:t>Department of Neurology, Beth Israel Deaconess Medical Center, Boston, MA, USA.</w:t>
      </w:r>
    </w:p>
    <w:p w14:paraId="0A0F5338" w14:textId="24F1410C" w:rsidR="000D16A2" w:rsidRPr="009C30F3" w:rsidRDefault="000D16A2" w:rsidP="000D16A2">
      <w:pPr>
        <w:pStyle w:val="BodyText"/>
        <w:tabs>
          <w:tab w:val="left" w:pos="7740"/>
        </w:tabs>
        <w:rPr>
          <w:b w:val="0"/>
          <w:bCs w:val="0"/>
        </w:rPr>
      </w:pPr>
      <w:r w:rsidRPr="009C30F3">
        <w:rPr>
          <w:b w:val="0"/>
          <w:bCs w:val="0"/>
          <w:vertAlign w:val="superscript"/>
        </w:rPr>
        <w:t>6</w:t>
      </w:r>
      <w:r w:rsidRPr="009C30F3">
        <w:rPr>
          <w:b w:val="0"/>
          <w:bCs w:val="0"/>
        </w:rPr>
        <w:t>Department of Neurology, King F</w:t>
      </w:r>
      <w:r w:rsidR="00A003D0" w:rsidRPr="009C30F3">
        <w:rPr>
          <w:b w:val="0"/>
          <w:bCs w:val="0"/>
        </w:rPr>
        <w:t>a</w:t>
      </w:r>
      <w:r w:rsidRPr="009C30F3">
        <w:rPr>
          <w:b w:val="0"/>
          <w:bCs w:val="0"/>
        </w:rPr>
        <w:t>hd Hospital</w:t>
      </w:r>
      <w:r w:rsidR="00A003D0" w:rsidRPr="009C30F3">
        <w:rPr>
          <w:b w:val="0"/>
          <w:bCs w:val="0"/>
        </w:rPr>
        <w:t xml:space="preserve"> of the University</w:t>
      </w:r>
      <w:r w:rsidRPr="009C30F3">
        <w:rPr>
          <w:b w:val="0"/>
          <w:bCs w:val="0"/>
        </w:rPr>
        <w:t xml:space="preserve">, </w:t>
      </w:r>
      <w:r w:rsidR="00A003D0" w:rsidRPr="009C30F3">
        <w:rPr>
          <w:b w:val="0"/>
          <w:bCs w:val="0"/>
        </w:rPr>
        <w:t xml:space="preserve">College of Medicine, Imam Abdulrahman bin Faisal University, </w:t>
      </w:r>
      <w:r w:rsidRPr="009C30F3">
        <w:rPr>
          <w:b w:val="0"/>
          <w:bCs w:val="0"/>
        </w:rPr>
        <w:t>Dammam, Saudi Arabia.</w:t>
      </w:r>
    </w:p>
    <w:p w14:paraId="228048A6" w14:textId="40954542" w:rsidR="000D16A2" w:rsidRPr="009C30F3" w:rsidRDefault="000D16A2" w:rsidP="000D16A2">
      <w:pPr>
        <w:pStyle w:val="BodyText"/>
        <w:tabs>
          <w:tab w:val="left" w:pos="7740"/>
        </w:tabs>
        <w:rPr>
          <w:b w:val="0"/>
          <w:bCs w:val="0"/>
        </w:rPr>
      </w:pPr>
      <w:r w:rsidRPr="009C30F3">
        <w:rPr>
          <w:b w:val="0"/>
          <w:bCs w:val="0"/>
          <w:vertAlign w:val="superscript"/>
        </w:rPr>
        <w:t>7</w:t>
      </w:r>
      <w:r w:rsidRPr="009C30F3">
        <w:rPr>
          <w:b w:val="0"/>
          <w:bCs w:val="0"/>
        </w:rPr>
        <w:t>Department of Neurology, University of South Florida – Tampa General Hospital, Tampa, FL, USA.</w:t>
      </w:r>
    </w:p>
    <w:p w14:paraId="6FB4EAA5" w14:textId="264FE469" w:rsidR="000D16A2" w:rsidRPr="009C30F3" w:rsidRDefault="000D16A2" w:rsidP="000D16A2">
      <w:pPr>
        <w:pStyle w:val="BodyText"/>
        <w:tabs>
          <w:tab w:val="left" w:pos="7740"/>
        </w:tabs>
        <w:rPr>
          <w:b w:val="0"/>
          <w:bCs w:val="0"/>
        </w:rPr>
      </w:pPr>
      <w:r w:rsidRPr="009C30F3">
        <w:rPr>
          <w:b w:val="0"/>
          <w:bCs w:val="0"/>
          <w:vertAlign w:val="superscript"/>
        </w:rPr>
        <w:t>8</w:t>
      </w:r>
      <w:r w:rsidRPr="009C30F3">
        <w:rPr>
          <w:b w:val="0"/>
          <w:bCs w:val="0"/>
        </w:rPr>
        <w:t>Department of Neurology, New York University, New York, NY, USA.</w:t>
      </w:r>
    </w:p>
    <w:p w14:paraId="14D49A5D" w14:textId="65878968" w:rsidR="000D16A2" w:rsidRPr="009C30F3" w:rsidRDefault="000D16A2" w:rsidP="000D16A2">
      <w:pPr>
        <w:pStyle w:val="BodyText"/>
        <w:tabs>
          <w:tab w:val="left" w:pos="7740"/>
        </w:tabs>
        <w:rPr>
          <w:b w:val="0"/>
          <w:bCs w:val="0"/>
        </w:rPr>
      </w:pPr>
      <w:r w:rsidRPr="009C30F3">
        <w:rPr>
          <w:b w:val="0"/>
          <w:bCs w:val="0"/>
          <w:vertAlign w:val="superscript"/>
        </w:rPr>
        <w:t>9</w:t>
      </w:r>
      <w:r w:rsidRPr="009C30F3">
        <w:rPr>
          <w:b w:val="0"/>
          <w:bCs w:val="0"/>
        </w:rPr>
        <w:t>Department of Neurology, McGovern Medical School, University of Texas Health Science at Houston, Houston, TX, USA.</w:t>
      </w:r>
    </w:p>
    <w:p w14:paraId="3E5D3D10" w14:textId="632D5C6E" w:rsidR="000D16A2" w:rsidRPr="009C30F3" w:rsidRDefault="000D16A2" w:rsidP="000D16A2">
      <w:pPr>
        <w:pStyle w:val="BodyText"/>
        <w:tabs>
          <w:tab w:val="left" w:pos="7740"/>
        </w:tabs>
        <w:rPr>
          <w:b w:val="0"/>
          <w:bCs w:val="0"/>
        </w:rPr>
      </w:pPr>
      <w:r w:rsidRPr="009C30F3">
        <w:rPr>
          <w:b w:val="0"/>
          <w:bCs w:val="0"/>
          <w:vertAlign w:val="superscript"/>
        </w:rPr>
        <w:t>10</w:t>
      </w:r>
      <w:r w:rsidRPr="009C30F3">
        <w:rPr>
          <w:b w:val="0"/>
          <w:bCs w:val="0"/>
        </w:rPr>
        <w:t>Department of Neurology, Medical University of South Carolina, Charleston, SC, USA.</w:t>
      </w:r>
    </w:p>
    <w:p w14:paraId="209F7F76" w14:textId="151C2CD9" w:rsidR="000D16A2" w:rsidRPr="009C30F3" w:rsidRDefault="000D16A2" w:rsidP="000D16A2">
      <w:pPr>
        <w:pStyle w:val="BodyText"/>
        <w:tabs>
          <w:tab w:val="left" w:pos="7740"/>
        </w:tabs>
        <w:rPr>
          <w:b w:val="0"/>
          <w:bCs w:val="0"/>
        </w:rPr>
      </w:pPr>
      <w:r w:rsidRPr="009C30F3">
        <w:rPr>
          <w:b w:val="0"/>
          <w:bCs w:val="0"/>
          <w:vertAlign w:val="superscript"/>
        </w:rPr>
        <w:t>11</w:t>
      </w:r>
      <w:r w:rsidRPr="009C30F3">
        <w:rPr>
          <w:b w:val="0"/>
          <w:bCs w:val="0"/>
        </w:rPr>
        <w:t>Department of Neurology, Johns Hopkins, Baltimore, MD, USA.</w:t>
      </w:r>
    </w:p>
    <w:p w14:paraId="3E1E2663" w14:textId="19EBA73D" w:rsidR="000D16A2" w:rsidRPr="009C30F3" w:rsidRDefault="000D16A2" w:rsidP="000D16A2">
      <w:pPr>
        <w:pStyle w:val="BodyText"/>
        <w:tabs>
          <w:tab w:val="left" w:pos="7740"/>
        </w:tabs>
        <w:rPr>
          <w:b w:val="0"/>
          <w:bCs w:val="0"/>
        </w:rPr>
      </w:pPr>
      <w:r w:rsidRPr="009C30F3">
        <w:rPr>
          <w:b w:val="0"/>
          <w:bCs w:val="0"/>
          <w:vertAlign w:val="superscript"/>
        </w:rPr>
        <w:t>12</w:t>
      </w:r>
      <w:r w:rsidRPr="009C30F3">
        <w:rPr>
          <w:b w:val="0"/>
          <w:bCs w:val="0"/>
        </w:rPr>
        <w:t xml:space="preserve">Department of Neurology, </w:t>
      </w:r>
      <w:r w:rsidR="0094366D" w:rsidRPr="009C30F3">
        <w:rPr>
          <w:b w:val="0"/>
          <w:bCs w:val="0"/>
        </w:rPr>
        <w:t>Emory University School of Medicine, Atlanta, GA, USA.</w:t>
      </w:r>
    </w:p>
    <w:p w14:paraId="69BCB0DA" w14:textId="10AA447C" w:rsidR="0094366D" w:rsidRPr="009C30F3" w:rsidRDefault="0094366D" w:rsidP="0094366D">
      <w:pPr>
        <w:pStyle w:val="BodyText"/>
        <w:tabs>
          <w:tab w:val="left" w:pos="7740"/>
        </w:tabs>
        <w:rPr>
          <w:b w:val="0"/>
          <w:bCs w:val="0"/>
        </w:rPr>
      </w:pPr>
      <w:r w:rsidRPr="009C30F3">
        <w:rPr>
          <w:b w:val="0"/>
          <w:bCs w:val="0"/>
          <w:vertAlign w:val="superscript"/>
        </w:rPr>
        <w:t>13</w:t>
      </w:r>
      <w:r w:rsidRPr="009C30F3">
        <w:rPr>
          <w:b w:val="0"/>
          <w:bCs w:val="0"/>
        </w:rPr>
        <w:t>Department of Neurology, Baylor College of Medicine, Houston, TX, USA.</w:t>
      </w:r>
    </w:p>
    <w:p w14:paraId="15324CA7" w14:textId="57FD2F32" w:rsidR="0094366D" w:rsidRPr="009C30F3" w:rsidRDefault="0094366D" w:rsidP="0094366D">
      <w:pPr>
        <w:pStyle w:val="BodyText"/>
        <w:tabs>
          <w:tab w:val="left" w:pos="7740"/>
        </w:tabs>
        <w:rPr>
          <w:b w:val="0"/>
          <w:bCs w:val="0"/>
        </w:rPr>
      </w:pPr>
      <w:r w:rsidRPr="009C30F3">
        <w:rPr>
          <w:b w:val="0"/>
          <w:bCs w:val="0"/>
          <w:vertAlign w:val="superscript"/>
        </w:rPr>
        <w:t>14</w:t>
      </w:r>
      <w:r w:rsidRPr="009C30F3">
        <w:rPr>
          <w:b w:val="0"/>
          <w:bCs w:val="0"/>
        </w:rPr>
        <w:t>Department of Neurology, Wake Forest University School of Medicine, Winston-Salem, NC, USA.</w:t>
      </w:r>
    </w:p>
    <w:p w14:paraId="35C99BFA" w14:textId="4A646D22" w:rsidR="0094366D" w:rsidRPr="009C30F3" w:rsidRDefault="0094366D" w:rsidP="0094366D">
      <w:pPr>
        <w:pStyle w:val="BodyText"/>
        <w:tabs>
          <w:tab w:val="left" w:pos="7740"/>
        </w:tabs>
        <w:rPr>
          <w:b w:val="0"/>
          <w:bCs w:val="0"/>
        </w:rPr>
      </w:pPr>
      <w:r w:rsidRPr="009C30F3">
        <w:rPr>
          <w:b w:val="0"/>
          <w:bCs w:val="0"/>
          <w:vertAlign w:val="superscript"/>
        </w:rPr>
        <w:t>15</w:t>
      </w:r>
      <w:r w:rsidRPr="009C30F3">
        <w:rPr>
          <w:b w:val="0"/>
          <w:bCs w:val="0"/>
        </w:rPr>
        <w:t>Department of Neurosurgery and Neuroradiology, University Hospital Erlangen, Erlangen, Germany; Department of Neurosurgery, University Hospital Halle (Saale), Halle (Saale), Germany.</w:t>
      </w:r>
    </w:p>
    <w:p w14:paraId="75870A87" w14:textId="55E6F98B" w:rsidR="0094366D" w:rsidRPr="009C30F3" w:rsidRDefault="0094366D" w:rsidP="0094366D">
      <w:pPr>
        <w:pStyle w:val="BodyText"/>
        <w:tabs>
          <w:tab w:val="left" w:pos="7740"/>
        </w:tabs>
        <w:rPr>
          <w:b w:val="0"/>
          <w:bCs w:val="0"/>
        </w:rPr>
      </w:pPr>
      <w:r w:rsidRPr="009C30F3">
        <w:rPr>
          <w:b w:val="0"/>
          <w:bCs w:val="0"/>
          <w:vertAlign w:val="superscript"/>
        </w:rPr>
        <w:t>16</w:t>
      </w:r>
      <w:r w:rsidRPr="009C30F3">
        <w:rPr>
          <w:b w:val="0"/>
          <w:bCs w:val="0"/>
        </w:rPr>
        <w:t>Department of Neurology, Northwestern University Feinberg School of Medicine, Chicago, IL, USA.</w:t>
      </w:r>
    </w:p>
    <w:p w14:paraId="467E9617" w14:textId="2F190B7E" w:rsidR="0094366D" w:rsidRPr="009C30F3" w:rsidRDefault="0094366D" w:rsidP="0094366D">
      <w:pPr>
        <w:pStyle w:val="BodyText"/>
        <w:tabs>
          <w:tab w:val="left" w:pos="7740"/>
        </w:tabs>
        <w:rPr>
          <w:b w:val="0"/>
          <w:bCs w:val="0"/>
        </w:rPr>
      </w:pPr>
      <w:r w:rsidRPr="009C30F3">
        <w:rPr>
          <w:b w:val="0"/>
          <w:bCs w:val="0"/>
          <w:vertAlign w:val="superscript"/>
        </w:rPr>
        <w:lastRenderedPageBreak/>
        <w:t>17</w:t>
      </w:r>
      <w:r w:rsidRPr="009C30F3">
        <w:rPr>
          <w:b w:val="0"/>
          <w:bCs w:val="0"/>
        </w:rPr>
        <w:t xml:space="preserve">Department of Neurology, Mayo </w:t>
      </w:r>
      <w:r w:rsidR="009E0D30" w:rsidRPr="009C30F3">
        <w:rPr>
          <w:b w:val="0"/>
          <w:bCs w:val="0"/>
        </w:rPr>
        <w:t>Clinic,</w:t>
      </w:r>
      <w:r w:rsidRPr="009C30F3">
        <w:rPr>
          <w:b w:val="0"/>
          <w:bCs w:val="0"/>
        </w:rPr>
        <w:t xml:space="preserve"> FL, USA.</w:t>
      </w:r>
    </w:p>
    <w:p w14:paraId="79246224" w14:textId="55278CC6" w:rsidR="0094366D" w:rsidRPr="009C30F3" w:rsidRDefault="0094366D" w:rsidP="0094366D">
      <w:pPr>
        <w:pStyle w:val="BodyText"/>
        <w:tabs>
          <w:tab w:val="left" w:pos="7740"/>
        </w:tabs>
        <w:rPr>
          <w:b w:val="0"/>
          <w:bCs w:val="0"/>
        </w:rPr>
      </w:pPr>
      <w:r w:rsidRPr="009C30F3">
        <w:rPr>
          <w:b w:val="0"/>
          <w:bCs w:val="0"/>
          <w:vertAlign w:val="superscript"/>
        </w:rPr>
        <w:t>18</w:t>
      </w:r>
      <w:r w:rsidRPr="009C30F3">
        <w:rPr>
          <w:b w:val="0"/>
          <w:bCs w:val="0"/>
        </w:rPr>
        <w:t>Department of Neurology and Neurosurgery, Universidade Federal de Sao Paulo, Brazil.</w:t>
      </w:r>
    </w:p>
    <w:p w14:paraId="4D5C9499" w14:textId="6560C0F5" w:rsidR="0094366D" w:rsidRPr="009C30F3" w:rsidRDefault="0094366D" w:rsidP="0094366D">
      <w:pPr>
        <w:pStyle w:val="BodyText"/>
        <w:tabs>
          <w:tab w:val="left" w:pos="7740"/>
        </w:tabs>
        <w:rPr>
          <w:b w:val="0"/>
          <w:bCs w:val="0"/>
        </w:rPr>
      </w:pPr>
      <w:r w:rsidRPr="009C30F3">
        <w:rPr>
          <w:b w:val="0"/>
          <w:bCs w:val="0"/>
          <w:vertAlign w:val="superscript"/>
        </w:rPr>
        <w:t>19</w:t>
      </w:r>
      <w:r w:rsidRPr="009C30F3">
        <w:rPr>
          <w:b w:val="0"/>
          <w:bCs w:val="0"/>
        </w:rPr>
        <w:t>Department of Clinical Neurophysiology, Danish Epilepsy Center, Dianalund and Aarhus University Hospital, Aarhus, Denmark.</w:t>
      </w:r>
    </w:p>
    <w:p w14:paraId="63BEC315" w14:textId="7810925E" w:rsidR="0094366D" w:rsidRPr="009C30F3" w:rsidRDefault="0094366D" w:rsidP="0094366D">
      <w:pPr>
        <w:pStyle w:val="BodyText"/>
        <w:tabs>
          <w:tab w:val="left" w:pos="7740"/>
        </w:tabs>
        <w:rPr>
          <w:b w:val="0"/>
          <w:bCs w:val="0"/>
        </w:rPr>
      </w:pPr>
      <w:r w:rsidRPr="009C30F3">
        <w:rPr>
          <w:b w:val="0"/>
          <w:bCs w:val="0"/>
          <w:vertAlign w:val="superscript"/>
        </w:rPr>
        <w:t>20</w:t>
      </w:r>
      <w:r w:rsidRPr="009C30F3">
        <w:rPr>
          <w:b w:val="0"/>
          <w:bCs w:val="0"/>
        </w:rPr>
        <w:t>HEC Paris, Jouy-</w:t>
      </w:r>
      <w:proofErr w:type="spellStart"/>
      <w:r w:rsidRPr="009C30F3">
        <w:rPr>
          <w:b w:val="0"/>
          <w:bCs w:val="0"/>
        </w:rPr>
        <w:t>en</w:t>
      </w:r>
      <w:proofErr w:type="spellEnd"/>
      <w:r w:rsidRPr="009C30F3">
        <w:rPr>
          <w:b w:val="0"/>
          <w:bCs w:val="0"/>
        </w:rPr>
        <w:t>-</w:t>
      </w:r>
      <w:proofErr w:type="spellStart"/>
      <w:r w:rsidRPr="009C30F3">
        <w:rPr>
          <w:b w:val="0"/>
          <w:bCs w:val="0"/>
        </w:rPr>
        <w:t>Josas</w:t>
      </w:r>
      <w:proofErr w:type="spellEnd"/>
      <w:r w:rsidRPr="009C30F3">
        <w:rPr>
          <w:b w:val="0"/>
          <w:bCs w:val="0"/>
        </w:rPr>
        <w:t>, France.</w:t>
      </w:r>
    </w:p>
    <w:p w14:paraId="7E80E5AD" w14:textId="6A62770E" w:rsidR="00DB51DD" w:rsidRPr="009C30F3" w:rsidRDefault="00DB51DD" w:rsidP="00741490">
      <w:pPr>
        <w:pStyle w:val="BodyText"/>
        <w:tabs>
          <w:tab w:val="left" w:pos="7740"/>
        </w:tabs>
        <w:rPr>
          <w:b w:val="0"/>
          <w:bCs w:val="0"/>
          <w:vertAlign w:val="superscript"/>
        </w:rPr>
      </w:pPr>
    </w:p>
    <w:p w14:paraId="0DFBE6AA" w14:textId="28A2C26F" w:rsidR="0000347B" w:rsidRPr="009C30F3" w:rsidRDefault="00735147" w:rsidP="00741490">
      <w:pPr>
        <w:pStyle w:val="BodyTextIndent"/>
        <w:tabs>
          <w:tab w:val="left" w:pos="7740"/>
        </w:tabs>
        <w:ind w:left="0"/>
        <w:jc w:val="both"/>
      </w:pPr>
      <w:r w:rsidRPr="009C30F3">
        <w:rPr>
          <w:u w:val="single"/>
        </w:rPr>
        <w:t>Word count</w:t>
      </w:r>
      <w:r w:rsidRPr="009C30F3">
        <w:t>:</w:t>
      </w:r>
      <w:r w:rsidR="007E61AF" w:rsidRPr="009C30F3">
        <w:t xml:space="preserve"> </w:t>
      </w:r>
      <w:r w:rsidR="00161056" w:rsidRPr="00333F5E">
        <w:rPr>
          <w:highlight w:val="yellow"/>
        </w:rPr>
        <w:t>3,04</w:t>
      </w:r>
      <w:r w:rsidR="006F7006" w:rsidRPr="00333F5E">
        <w:rPr>
          <w:highlight w:val="yellow"/>
        </w:rPr>
        <w:t>1</w:t>
      </w:r>
      <w:r w:rsidR="007E61AF" w:rsidRPr="009C30F3">
        <w:t>.</w:t>
      </w:r>
    </w:p>
    <w:p w14:paraId="13CCBDC9" w14:textId="2FD2825B" w:rsidR="0095043A" w:rsidRPr="009C30F3" w:rsidRDefault="0095043A" w:rsidP="00741490">
      <w:pPr>
        <w:pStyle w:val="BodyTextIndent"/>
        <w:tabs>
          <w:tab w:val="left" w:pos="7740"/>
        </w:tabs>
        <w:ind w:left="0"/>
        <w:jc w:val="both"/>
      </w:pPr>
      <w:r w:rsidRPr="009C30F3">
        <w:rPr>
          <w:u w:val="single"/>
        </w:rPr>
        <w:t>Title</w:t>
      </w:r>
      <w:r w:rsidRPr="009C30F3">
        <w:t>:</w:t>
      </w:r>
      <w:r w:rsidR="00614F81" w:rsidRPr="009C30F3">
        <w:t xml:space="preserve"> </w:t>
      </w:r>
      <w:r w:rsidR="000D09D6" w:rsidRPr="009C30F3">
        <w:t>46</w:t>
      </w:r>
      <w:r w:rsidR="00DB40E4" w:rsidRPr="009C30F3">
        <w:t xml:space="preserve"> </w:t>
      </w:r>
      <w:r w:rsidR="005C6EDC" w:rsidRPr="009C30F3">
        <w:t>characters</w:t>
      </w:r>
      <w:r w:rsidRPr="009C30F3">
        <w:t>.</w:t>
      </w:r>
    </w:p>
    <w:p w14:paraId="131EA1C5" w14:textId="14A2C2C7" w:rsidR="006B69A5" w:rsidRPr="00333F5E" w:rsidRDefault="0095043A" w:rsidP="00741490">
      <w:pPr>
        <w:pStyle w:val="BodyTextIndent"/>
        <w:tabs>
          <w:tab w:val="left" w:pos="7740"/>
        </w:tabs>
        <w:ind w:left="0"/>
        <w:jc w:val="both"/>
        <w:rPr>
          <w:highlight w:val="yellow"/>
        </w:rPr>
      </w:pPr>
      <w:r w:rsidRPr="00333F5E">
        <w:rPr>
          <w:highlight w:val="yellow"/>
          <w:u w:val="single"/>
        </w:rPr>
        <w:t>Figures</w:t>
      </w:r>
      <w:r w:rsidRPr="00333F5E">
        <w:rPr>
          <w:highlight w:val="yellow"/>
        </w:rPr>
        <w:t xml:space="preserve">: </w:t>
      </w:r>
      <w:r w:rsidR="000D09D6" w:rsidRPr="00333F5E">
        <w:rPr>
          <w:highlight w:val="yellow"/>
        </w:rPr>
        <w:t>3</w:t>
      </w:r>
      <w:r w:rsidR="007E61AF" w:rsidRPr="00333F5E">
        <w:rPr>
          <w:highlight w:val="yellow"/>
        </w:rPr>
        <w:t>.</w:t>
      </w:r>
    </w:p>
    <w:p w14:paraId="6068DE2C" w14:textId="35A24EE0" w:rsidR="000D09D6" w:rsidRPr="00333F5E" w:rsidRDefault="000D09D6" w:rsidP="00741490">
      <w:pPr>
        <w:pStyle w:val="BodyTextIndent"/>
        <w:tabs>
          <w:tab w:val="left" w:pos="7740"/>
        </w:tabs>
        <w:ind w:left="0"/>
        <w:jc w:val="both"/>
        <w:rPr>
          <w:highlight w:val="yellow"/>
        </w:rPr>
      </w:pPr>
      <w:r w:rsidRPr="00333F5E">
        <w:rPr>
          <w:highlight w:val="yellow"/>
          <w:u w:val="single"/>
        </w:rPr>
        <w:t>Supplemental Figures</w:t>
      </w:r>
      <w:r w:rsidRPr="00333F5E">
        <w:rPr>
          <w:highlight w:val="yellow"/>
        </w:rPr>
        <w:t xml:space="preserve">: </w:t>
      </w:r>
      <w:r w:rsidR="00377B18" w:rsidRPr="00333F5E">
        <w:rPr>
          <w:highlight w:val="yellow"/>
        </w:rPr>
        <w:t>3</w:t>
      </w:r>
      <w:r w:rsidRPr="00333F5E">
        <w:rPr>
          <w:highlight w:val="yellow"/>
        </w:rPr>
        <w:t>.</w:t>
      </w:r>
    </w:p>
    <w:p w14:paraId="494C843A" w14:textId="70B96BD0" w:rsidR="000D09D6" w:rsidRPr="00333F5E" w:rsidRDefault="000D09D6" w:rsidP="00741490">
      <w:pPr>
        <w:pStyle w:val="BodyTextIndent"/>
        <w:tabs>
          <w:tab w:val="left" w:pos="7740"/>
        </w:tabs>
        <w:ind w:left="0"/>
        <w:jc w:val="both"/>
        <w:rPr>
          <w:highlight w:val="yellow"/>
        </w:rPr>
      </w:pPr>
      <w:r w:rsidRPr="00333F5E">
        <w:rPr>
          <w:highlight w:val="yellow"/>
          <w:u w:val="single"/>
        </w:rPr>
        <w:t>Tables</w:t>
      </w:r>
      <w:r w:rsidRPr="00333F5E">
        <w:rPr>
          <w:highlight w:val="yellow"/>
        </w:rPr>
        <w:t>: 1.</w:t>
      </w:r>
    </w:p>
    <w:p w14:paraId="0905075B" w14:textId="2D3BFC5C" w:rsidR="000D09D6" w:rsidRPr="00333F5E" w:rsidRDefault="000D09D6" w:rsidP="00741490">
      <w:pPr>
        <w:pStyle w:val="BodyTextIndent"/>
        <w:tabs>
          <w:tab w:val="left" w:pos="7740"/>
        </w:tabs>
        <w:ind w:left="0"/>
        <w:jc w:val="both"/>
        <w:rPr>
          <w:highlight w:val="yellow"/>
        </w:rPr>
      </w:pPr>
      <w:r w:rsidRPr="00333F5E">
        <w:rPr>
          <w:highlight w:val="yellow"/>
          <w:u w:val="single"/>
        </w:rPr>
        <w:t>Supplemental Tables</w:t>
      </w:r>
      <w:r w:rsidRPr="00333F5E">
        <w:rPr>
          <w:highlight w:val="yellow"/>
        </w:rPr>
        <w:t>: 1.</w:t>
      </w:r>
    </w:p>
    <w:p w14:paraId="4A10D874" w14:textId="6B8AB336" w:rsidR="00884834" w:rsidRPr="009C30F3" w:rsidRDefault="00884834" w:rsidP="00741490">
      <w:pPr>
        <w:pStyle w:val="BodyTextIndent"/>
        <w:tabs>
          <w:tab w:val="left" w:pos="7740"/>
        </w:tabs>
        <w:ind w:left="0"/>
        <w:jc w:val="both"/>
      </w:pPr>
      <w:r w:rsidRPr="00333F5E">
        <w:rPr>
          <w:highlight w:val="yellow"/>
          <w:u w:val="single"/>
        </w:rPr>
        <w:t>Supplemental Files</w:t>
      </w:r>
      <w:r w:rsidRPr="00333F5E">
        <w:rPr>
          <w:highlight w:val="yellow"/>
        </w:rPr>
        <w:t>: 3.</w:t>
      </w:r>
    </w:p>
    <w:p w14:paraId="0AECEB45" w14:textId="39D6267F" w:rsidR="006C3FD3" w:rsidRPr="009C30F3" w:rsidRDefault="006C3FD3" w:rsidP="00741490">
      <w:pPr>
        <w:pStyle w:val="BodyTextIndent"/>
        <w:tabs>
          <w:tab w:val="left" w:pos="7740"/>
        </w:tabs>
        <w:ind w:left="0"/>
      </w:pPr>
      <w:r w:rsidRPr="009C30F3">
        <w:rPr>
          <w:u w:val="single"/>
        </w:rPr>
        <w:t>Keywords</w:t>
      </w:r>
      <w:r w:rsidRPr="009C30F3">
        <w:t xml:space="preserve">: </w:t>
      </w:r>
      <w:r w:rsidR="000D09D6" w:rsidRPr="009C30F3">
        <w:t>epilepsy, epilepsy diagnosis, epilepsy misdiagnosis, noise, diagnostic error, decision making</w:t>
      </w:r>
      <w:r w:rsidR="009A6A36" w:rsidRPr="009C30F3">
        <w:t>.</w:t>
      </w:r>
      <w:r w:rsidR="00F2170B" w:rsidRPr="009C30F3">
        <w:t xml:space="preserve"> </w:t>
      </w:r>
    </w:p>
    <w:p w14:paraId="3E0A6AAB" w14:textId="77777777" w:rsidR="007F34DA" w:rsidRPr="009C30F3" w:rsidRDefault="007F34DA" w:rsidP="00741490">
      <w:pPr>
        <w:pStyle w:val="ColorfulList-Accent11"/>
        <w:spacing w:line="480" w:lineRule="auto"/>
        <w:ind w:left="0"/>
        <w:rPr>
          <w:rFonts w:ascii="Arial" w:hAnsi="Arial" w:cs="Arial"/>
          <w:sz w:val="24"/>
          <w:szCs w:val="24"/>
        </w:rPr>
      </w:pPr>
      <w:r w:rsidRPr="009C30F3">
        <w:rPr>
          <w:rFonts w:ascii="Arial" w:hAnsi="Arial" w:cs="Arial"/>
          <w:sz w:val="24"/>
          <w:szCs w:val="24"/>
          <w:u w:val="single"/>
        </w:rPr>
        <w:t>Corresponding author</w:t>
      </w:r>
      <w:r w:rsidRPr="009C30F3">
        <w:rPr>
          <w:rFonts w:ascii="Arial" w:hAnsi="Arial" w:cs="Arial"/>
          <w:sz w:val="24"/>
          <w:szCs w:val="24"/>
        </w:rPr>
        <w:t xml:space="preserve">: </w:t>
      </w:r>
    </w:p>
    <w:p w14:paraId="30AAE93B" w14:textId="77777777" w:rsidR="007F34DA" w:rsidRPr="009C30F3" w:rsidRDefault="007F34DA" w:rsidP="000D7E4C">
      <w:pPr>
        <w:pStyle w:val="ColorfulList-Accent11"/>
        <w:spacing w:line="240" w:lineRule="auto"/>
        <w:ind w:left="0"/>
        <w:rPr>
          <w:rFonts w:ascii="Arial" w:hAnsi="Arial" w:cs="Arial"/>
          <w:sz w:val="24"/>
          <w:szCs w:val="24"/>
        </w:rPr>
      </w:pPr>
      <w:r w:rsidRPr="009C30F3">
        <w:rPr>
          <w:rFonts w:ascii="Arial" w:hAnsi="Arial" w:cs="Arial"/>
          <w:sz w:val="24"/>
          <w:szCs w:val="24"/>
        </w:rPr>
        <w:t xml:space="preserve">Dr. </w:t>
      </w:r>
      <w:r w:rsidR="00C93CE9" w:rsidRPr="009C30F3">
        <w:rPr>
          <w:rFonts w:ascii="Arial" w:hAnsi="Arial" w:cs="Arial"/>
          <w:sz w:val="24"/>
          <w:szCs w:val="24"/>
        </w:rPr>
        <w:t>Fábio A</w:t>
      </w:r>
      <w:r w:rsidR="00614F81" w:rsidRPr="009C30F3">
        <w:rPr>
          <w:rFonts w:ascii="Arial" w:hAnsi="Arial" w:cs="Arial"/>
          <w:sz w:val="24"/>
          <w:szCs w:val="24"/>
        </w:rPr>
        <w:t>ugusto</w:t>
      </w:r>
      <w:r w:rsidR="00C93CE9" w:rsidRPr="009C30F3">
        <w:rPr>
          <w:rFonts w:ascii="Arial" w:hAnsi="Arial" w:cs="Arial"/>
          <w:sz w:val="24"/>
          <w:szCs w:val="24"/>
        </w:rPr>
        <w:t xml:space="preserve"> Nascimento</w:t>
      </w:r>
      <w:r w:rsidR="00614F81" w:rsidRPr="009C30F3">
        <w:rPr>
          <w:rFonts w:ascii="Arial" w:hAnsi="Arial" w:cs="Arial"/>
          <w:sz w:val="24"/>
          <w:szCs w:val="24"/>
        </w:rPr>
        <w:t xml:space="preserve"> e Silva</w:t>
      </w:r>
    </w:p>
    <w:p w14:paraId="4C1CCB15" w14:textId="3E22FF29" w:rsidR="00535AB2" w:rsidRPr="009C30F3" w:rsidRDefault="009A6A36" w:rsidP="000D7E4C">
      <w:pPr>
        <w:pStyle w:val="ColorfulList-Accent11"/>
        <w:spacing w:line="240" w:lineRule="auto"/>
        <w:ind w:left="0"/>
        <w:rPr>
          <w:rFonts w:ascii="Arial" w:hAnsi="Arial" w:cs="Arial"/>
          <w:sz w:val="24"/>
          <w:szCs w:val="24"/>
        </w:rPr>
      </w:pPr>
      <w:r w:rsidRPr="009C30F3">
        <w:rPr>
          <w:rFonts w:ascii="Arial" w:hAnsi="Arial" w:cs="Arial"/>
          <w:sz w:val="24"/>
          <w:szCs w:val="24"/>
        </w:rPr>
        <w:t>Campus Box 8111</w:t>
      </w:r>
      <w:r w:rsidRPr="009C30F3">
        <w:rPr>
          <w:rFonts w:ascii="Arial" w:hAnsi="Arial" w:cs="Arial"/>
          <w:sz w:val="24"/>
          <w:szCs w:val="24"/>
        </w:rPr>
        <w:br/>
        <w:t>660 South Euclid Avenue</w:t>
      </w:r>
      <w:r w:rsidRPr="009C30F3">
        <w:rPr>
          <w:rFonts w:ascii="Arial" w:hAnsi="Arial" w:cs="Arial"/>
          <w:sz w:val="24"/>
          <w:szCs w:val="24"/>
        </w:rPr>
        <w:br/>
        <w:t>St. Louis, MO, USA</w:t>
      </w:r>
      <w:r w:rsidRPr="009C30F3">
        <w:rPr>
          <w:rFonts w:ascii="Arial" w:hAnsi="Arial" w:cs="Arial"/>
          <w:sz w:val="24"/>
          <w:szCs w:val="24"/>
        </w:rPr>
        <w:br/>
        <w:t>63110</w:t>
      </w:r>
    </w:p>
    <w:p w14:paraId="02B68B1A" w14:textId="628883B8" w:rsidR="009A6A36" w:rsidRPr="009C30F3" w:rsidRDefault="009A6A36" w:rsidP="000D7E4C">
      <w:pPr>
        <w:pStyle w:val="ColorfulList-Accent11"/>
        <w:spacing w:line="240" w:lineRule="auto"/>
        <w:ind w:left="0"/>
        <w:rPr>
          <w:rFonts w:ascii="Arial" w:hAnsi="Arial" w:cs="Arial"/>
          <w:sz w:val="24"/>
          <w:szCs w:val="24"/>
        </w:rPr>
      </w:pPr>
      <w:r w:rsidRPr="009C30F3">
        <w:rPr>
          <w:rFonts w:ascii="Arial" w:hAnsi="Arial" w:cs="Arial"/>
          <w:sz w:val="24"/>
          <w:szCs w:val="24"/>
        </w:rPr>
        <w:t>fabion@wustl.edu</w:t>
      </w:r>
    </w:p>
    <w:p w14:paraId="5F3DA075" w14:textId="7A002674" w:rsidR="00A5141C" w:rsidRPr="00377B18" w:rsidRDefault="00A5141C" w:rsidP="009B28DC">
      <w:pPr>
        <w:pStyle w:val="BodyTextIndent"/>
        <w:tabs>
          <w:tab w:val="left" w:pos="7740"/>
        </w:tabs>
        <w:ind w:left="0"/>
        <w:jc w:val="both"/>
      </w:pPr>
      <w:r w:rsidRPr="009C30F3">
        <w:rPr>
          <w:b/>
          <w:bCs/>
        </w:rPr>
        <w:br w:type="page"/>
      </w:r>
    </w:p>
    <w:p w14:paraId="35EB58ED" w14:textId="4A91A280" w:rsidR="009A6A36" w:rsidRPr="009C30F3" w:rsidRDefault="009A6A36" w:rsidP="00126C46">
      <w:pPr>
        <w:pStyle w:val="BodyTextIndent"/>
        <w:tabs>
          <w:tab w:val="left" w:pos="7740"/>
        </w:tabs>
        <w:ind w:left="0"/>
        <w:jc w:val="both"/>
      </w:pPr>
      <w:r w:rsidRPr="009C30F3">
        <w:rPr>
          <w:b/>
          <w:bCs/>
        </w:rPr>
        <w:lastRenderedPageBreak/>
        <w:t>Abstract</w:t>
      </w:r>
    </w:p>
    <w:p w14:paraId="266690DA" w14:textId="18FCB9A0" w:rsidR="00283ACE" w:rsidRPr="00377B18" w:rsidRDefault="009E0D30" w:rsidP="00EC3328">
      <w:pPr>
        <w:pStyle w:val="BodyTextIndent"/>
        <w:tabs>
          <w:tab w:val="left" w:pos="7740"/>
        </w:tabs>
        <w:ind w:left="0"/>
        <w:rPr>
          <w:color w:val="000000" w:themeColor="text1"/>
        </w:rPr>
      </w:pPr>
      <w:r w:rsidRPr="00377B18">
        <w:rPr>
          <w:b/>
          <w:bCs/>
          <w:color w:val="000000" w:themeColor="text1"/>
        </w:rPr>
        <w:t>Objective</w:t>
      </w:r>
      <w:r w:rsidR="000D09D6" w:rsidRPr="00377B18">
        <w:rPr>
          <w:b/>
          <w:bCs/>
          <w:color w:val="000000" w:themeColor="text1"/>
        </w:rPr>
        <w:t>:</w:t>
      </w:r>
      <w:r w:rsidR="000D09D6" w:rsidRPr="00377B18">
        <w:rPr>
          <w:color w:val="000000" w:themeColor="text1"/>
        </w:rPr>
        <w:t xml:space="preserve"> </w:t>
      </w:r>
      <w:r w:rsidR="00283ACE" w:rsidRPr="00377B18">
        <w:rPr>
          <w:color w:val="000000" w:themeColor="text1"/>
        </w:rPr>
        <w:t xml:space="preserve">To measure the </w:t>
      </w:r>
      <w:r w:rsidR="00311DC6" w:rsidRPr="00377B18">
        <w:rPr>
          <w:color w:val="000000" w:themeColor="text1"/>
        </w:rPr>
        <w:t xml:space="preserve">relative levels of signal and noise </w:t>
      </w:r>
      <w:r w:rsidR="00283ACE" w:rsidRPr="00377B18">
        <w:rPr>
          <w:color w:val="000000" w:themeColor="text1"/>
        </w:rPr>
        <w:t>in expert diagnosis of epilepsy.</w:t>
      </w:r>
    </w:p>
    <w:p w14:paraId="78D33F6F" w14:textId="1922AA06" w:rsidR="000D09D6" w:rsidRPr="00377B18" w:rsidRDefault="009E0D30" w:rsidP="00EC3328">
      <w:pPr>
        <w:pStyle w:val="BodyTextIndent"/>
        <w:tabs>
          <w:tab w:val="left" w:pos="7740"/>
        </w:tabs>
        <w:ind w:left="0"/>
        <w:rPr>
          <w:color w:val="000000" w:themeColor="text1"/>
        </w:rPr>
      </w:pPr>
      <w:r w:rsidRPr="00377B18">
        <w:rPr>
          <w:b/>
          <w:bCs/>
          <w:color w:val="000000" w:themeColor="text1"/>
        </w:rPr>
        <w:t>Methods</w:t>
      </w:r>
      <w:r w:rsidR="00283ACE" w:rsidRPr="00377B18">
        <w:rPr>
          <w:b/>
          <w:bCs/>
          <w:color w:val="000000" w:themeColor="text1"/>
        </w:rPr>
        <w:t xml:space="preserve">: </w:t>
      </w:r>
      <w:r w:rsidR="00EC3328">
        <w:rPr>
          <w:color w:val="000000" w:themeColor="text1"/>
        </w:rPr>
        <w:t>T</w:t>
      </w:r>
      <w:r w:rsidR="00283ACE" w:rsidRPr="00377B18">
        <w:rPr>
          <w:color w:val="000000" w:themeColor="text1"/>
        </w:rPr>
        <w:t xml:space="preserve">wenty </w:t>
      </w:r>
      <w:r w:rsidR="00EC3328">
        <w:rPr>
          <w:color w:val="000000" w:themeColor="text1"/>
        </w:rPr>
        <w:t xml:space="preserve">multinational </w:t>
      </w:r>
      <w:r w:rsidR="00283ACE" w:rsidRPr="00377B18">
        <w:rPr>
          <w:color w:val="000000" w:themeColor="text1"/>
        </w:rPr>
        <w:t>epileptologists</w:t>
      </w:r>
      <w:r w:rsidR="00EC3328">
        <w:rPr>
          <w:color w:val="000000" w:themeColor="text1"/>
        </w:rPr>
        <w:t xml:space="preserve"> </w:t>
      </w:r>
      <w:r w:rsidR="00283ACE" w:rsidRPr="00377B18">
        <w:rPr>
          <w:color w:val="000000" w:themeColor="text1"/>
        </w:rPr>
        <w:t xml:space="preserve">independently reviewed 50 vignettes of </w:t>
      </w:r>
      <w:r w:rsidR="00EC3328">
        <w:rPr>
          <w:color w:val="000000" w:themeColor="text1"/>
        </w:rPr>
        <w:t xml:space="preserve">adult and pediatric </w:t>
      </w:r>
      <w:r w:rsidR="00283ACE" w:rsidRPr="00377B18">
        <w:rPr>
          <w:color w:val="000000" w:themeColor="text1"/>
        </w:rPr>
        <w:t>patients presenting with s</w:t>
      </w:r>
      <w:r w:rsidR="00251B0D" w:rsidRPr="00377B18">
        <w:rPr>
          <w:color w:val="000000" w:themeColor="text1"/>
        </w:rPr>
        <w:t>uspected s</w:t>
      </w:r>
      <w:r w:rsidR="00283ACE" w:rsidRPr="00377B18">
        <w:rPr>
          <w:color w:val="000000" w:themeColor="text1"/>
        </w:rPr>
        <w:t>eizure</w:t>
      </w:r>
      <w:r w:rsidR="00521F20" w:rsidRPr="00377B18">
        <w:rPr>
          <w:color w:val="000000" w:themeColor="text1"/>
        </w:rPr>
        <w:t>(</w:t>
      </w:r>
      <w:r w:rsidR="00283ACE" w:rsidRPr="00377B18">
        <w:rPr>
          <w:color w:val="000000" w:themeColor="text1"/>
        </w:rPr>
        <w:t>s</w:t>
      </w:r>
      <w:r w:rsidR="00521F20" w:rsidRPr="00377B18">
        <w:rPr>
          <w:color w:val="000000" w:themeColor="text1"/>
        </w:rPr>
        <w:t>)</w:t>
      </w:r>
      <w:r w:rsidR="00780A08" w:rsidRPr="00377B18">
        <w:rPr>
          <w:color w:val="000000" w:themeColor="text1"/>
        </w:rPr>
        <w:t xml:space="preserve"> </w:t>
      </w:r>
      <w:r w:rsidR="00283ACE" w:rsidRPr="00377B18">
        <w:rPr>
          <w:color w:val="000000" w:themeColor="text1"/>
        </w:rPr>
        <w:t>on two separate occasions</w:t>
      </w:r>
      <w:r w:rsidR="0003021A" w:rsidRPr="00377B18">
        <w:rPr>
          <w:color w:val="000000" w:themeColor="text1"/>
        </w:rPr>
        <w:t xml:space="preserve"> with a </w:t>
      </w:r>
      <w:r w:rsidR="00377B18" w:rsidRPr="00377B18">
        <w:rPr>
          <w:color w:val="000000" w:themeColor="text1"/>
        </w:rPr>
        <w:t>≥</w:t>
      </w:r>
      <w:r w:rsidR="0003021A" w:rsidRPr="00377B18">
        <w:rPr>
          <w:color w:val="000000" w:themeColor="text1"/>
        </w:rPr>
        <w:t>30</w:t>
      </w:r>
      <w:r w:rsidR="00EC3328">
        <w:rPr>
          <w:color w:val="000000" w:themeColor="text1"/>
        </w:rPr>
        <w:t>-day washout period</w:t>
      </w:r>
      <w:r w:rsidR="00283ACE" w:rsidRPr="00377B18">
        <w:rPr>
          <w:color w:val="000000" w:themeColor="text1"/>
        </w:rPr>
        <w:t xml:space="preserve">. </w:t>
      </w:r>
      <w:r w:rsidR="00377B18" w:rsidRPr="00377B18">
        <w:rPr>
          <w:color w:val="000000" w:themeColor="text1"/>
        </w:rPr>
        <w:t>Experts</w:t>
      </w:r>
      <w:r w:rsidR="00283ACE" w:rsidRPr="00377B18">
        <w:rPr>
          <w:color w:val="000000" w:themeColor="text1"/>
        </w:rPr>
        <w:t xml:space="preserve"> provided a diagnosis of epilepsy or non-epilepsy based on clinical information</w:t>
      </w:r>
      <w:r w:rsidR="00521F20" w:rsidRPr="00377B18">
        <w:rPr>
          <w:color w:val="000000" w:themeColor="text1"/>
        </w:rPr>
        <w:t xml:space="preserve"> and, if requested,</w:t>
      </w:r>
      <w:r w:rsidR="00780A08" w:rsidRPr="00377B18">
        <w:rPr>
          <w:color w:val="000000" w:themeColor="text1"/>
        </w:rPr>
        <w:t xml:space="preserve"> routine</w:t>
      </w:r>
      <w:r w:rsidR="00521F20" w:rsidRPr="00377B18">
        <w:rPr>
          <w:color w:val="000000" w:themeColor="text1"/>
        </w:rPr>
        <w:t xml:space="preserve"> EEG and neuroimaging data</w:t>
      </w:r>
      <w:r w:rsidR="00283ACE" w:rsidRPr="00377B18">
        <w:rPr>
          <w:color w:val="000000" w:themeColor="text1"/>
        </w:rPr>
        <w:t>.</w:t>
      </w:r>
      <w:r w:rsidRPr="00377B18">
        <w:rPr>
          <w:color w:val="000000" w:themeColor="text1"/>
        </w:rPr>
        <w:t xml:space="preserve"> </w:t>
      </w:r>
      <w:r w:rsidR="0003021A" w:rsidRPr="00377B18">
        <w:rPr>
          <w:color w:val="000000" w:themeColor="text1"/>
        </w:rPr>
        <w:t xml:space="preserve">Cases had an established clinical diagnosis of epilepsy or non-epilepsy based on capture of </w:t>
      </w:r>
      <w:r w:rsidR="00377B18" w:rsidRPr="00377B18">
        <w:rPr>
          <w:color w:val="000000" w:themeColor="text1"/>
        </w:rPr>
        <w:t>habitual paroxysmal events</w:t>
      </w:r>
      <w:r w:rsidR="0003021A" w:rsidRPr="00377B18">
        <w:rPr>
          <w:color w:val="000000" w:themeColor="text1"/>
        </w:rPr>
        <w:t xml:space="preserve"> on video-EEG or long-term </w:t>
      </w:r>
      <w:r w:rsidR="00251B0D" w:rsidRPr="00377B18">
        <w:rPr>
          <w:color w:val="000000" w:themeColor="text1"/>
        </w:rPr>
        <w:t xml:space="preserve">clinical </w:t>
      </w:r>
      <w:r w:rsidR="0003021A" w:rsidRPr="00377B18">
        <w:rPr>
          <w:color w:val="000000" w:themeColor="text1"/>
        </w:rPr>
        <w:t>follow-up.</w:t>
      </w:r>
      <w:r w:rsidRPr="00377B18">
        <w:rPr>
          <w:color w:val="000000" w:themeColor="text1"/>
        </w:rPr>
        <w:t xml:space="preserve"> </w:t>
      </w:r>
      <w:r w:rsidR="0003021A" w:rsidRPr="00377B18">
        <w:rPr>
          <w:color w:val="000000" w:themeColor="text1"/>
        </w:rPr>
        <w:t>Experts</w:t>
      </w:r>
      <w:r w:rsidR="002476B2">
        <w:rPr>
          <w:color w:val="000000" w:themeColor="text1"/>
        </w:rPr>
        <w:t>’</w:t>
      </w:r>
      <w:r w:rsidR="0003021A" w:rsidRPr="00377B18">
        <w:rPr>
          <w:color w:val="000000" w:themeColor="text1"/>
        </w:rPr>
        <w:t xml:space="preserve"> </w:t>
      </w:r>
      <w:r w:rsidR="00526FA1">
        <w:rPr>
          <w:color w:val="000000" w:themeColor="text1"/>
        </w:rPr>
        <w:t>judgment</w:t>
      </w:r>
      <w:r w:rsidR="0003021A" w:rsidRPr="00377B18">
        <w:rPr>
          <w:color w:val="000000" w:themeColor="text1"/>
        </w:rPr>
        <w:t>s were analyzed to decompose variability into different sources: signal (objective differences between cases), level noise (experts' bias toward over/under-diagnosis), pattern noise (experts' idiosyncratic reactions to specific case features), and occasion noise (inconsistency across occasions).</w:t>
      </w:r>
    </w:p>
    <w:p w14:paraId="08AE68A8" w14:textId="486DA1ED" w:rsidR="00283ACE" w:rsidRPr="00377B18" w:rsidRDefault="00283ACE" w:rsidP="00EC3328">
      <w:pPr>
        <w:pStyle w:val="BodyTextIndent"/>
        <w:tabs>
          <w:tab w:val="left" w:pos="7740"/>
        </w:tabs>
        <w:ind w:left="0"/>
        <w:rPr>
          <w:color w:val="000000" w:themeColor="text1"/>
        </w:rPr>
      </w:pPr>
      <w:r w:rsidRPr="00377B18">
        <w:rPr>
          <w:b/>
          <w:bCs/>
          <w:color w:val="000000" w:themeColor="text1"/>
        </w:rPr>
        <w:t xml:space="preserve">Results: </w:t>
      </w:r>
      <w:r w:rsidRPr="00377B18">
        <w:rPr>
          <w:color w:val="000000" w:themeColor="text1"/>
        </w:rPr>
        <w:t xml:space="preserve">The probability of an expert making </w:t>
      </w:r>
      <w:r w:rsidR="005853AF" w:rsidRPr="00377B18">
        <w:rPr>
          <w:color w:val="000000" w:themeColor="text1"/>
        </w:rPr>
        <w:t xml:space="preserve">a different </w:t>
      </w:r>
      <w:r w:rsidRPr="00377B18">
        <w:rPr>
          <w:color w:val="000000" w:themeColor="text1"/>
        </w:rPr>
        <w:t xml:space="preserve">diagnosis for a given case on two different occasions was </w:t>
      </w:r>
      <w:r w:rsidR="005853AF" w:rsidRPr="00377B18">
        <w:rPr>
          <w:color w:val="000000" w:themeColor="text1"/>
        </w:rPr>
        <w:t>16</w:t>
      </w:r>
      <w:r w:rsidR="00521F20" w:rsidRPr="00377B18">
        <w:rPr>
          <w:color w:val="000000" w:themeColor="text1"/>
        </w:rPr>
        <w:t>%</w:t>
      </w:r>
      <w:r w:rsidRPr="00377B18">
        <w:rPr>
          <w:color w:val="000000" w:themeColor="text1"/>
        </w:rPr>
        <w:t xml:space="preserve">. The probability of two different experts making </w:t>
      </w:r>
      <w:r w:rsidR="005853AF" w:rsidRPr="00377B18">
        <w:rPr>
          <w:color w:val="000000" w:themeColor="text1"/>
        </w:rPr>
        <w:t>a different</w:t>
      </w:r>
      <w:r w:rsidRPr="00377B18">
        <w:rPr>
          <w:color w:val="000000" w:themeColor="text1"/>
        </w:rPr>
        <w:t xml:space="preserve"> diagnosis </w:t>
      </w:r>
      <w:r w:rsidR="005853AF" w:rsidRPr="00377B18">
        <w:rPr>
          <w:color w:val="000000" w:themeColor="text1"/>
        </w:rPr>
        <w:t xml:space="preserve">for the same case </w:t>
      </w:r>
      <w:r w:rsidRPr="00377B18">
        <w:rPr>
          <w:color w:val="000000" w:themeColor="text1"/>
        </w:rPr>
        <w:t xml:space="preserve">was </w:t>
      </w:r>
      <w:r w:rsidR="005853AF" w:rsidRPr="00377B18">
        <w:rPr>
          <w:color w:val="000000" w:themeColor="text1"/>
        </w:rPr>
        <w:t>2</w:t>
      </w:r>
      <w:r w:rsidR="00912F72" w:rsidRPr="00377B18">
        <w:rPr>
          <w:color w:val="000000" w:themeColor="text1"/>
        </w:rPr>
        <w:t>6</w:t>
      </w:r>
      <w:r w:rsidR="00521F20" w:rsidRPr="00377B18">
        <w:rPr>
          <w:color w:val="000000" w:themeColor="text1"/>
        </w:rPr>
        <w:t>%</w:t>
      </w:r>
      <w:r w:rsidRPr="00377B18">
        <w:rPr>
          <w:color w:val="000000" w:themeColor="text1"/>
        </w:rPr>
        <w:t>. Signal</w:t>
      </w:r>
      <w:r w:rsidR="00521F20" w:rsidRPr="00377B18">
        <w:rPr>
          <w:color w:val="000000" w:themeColor="text1"/>
        </w:rPr>
        <w:t xml:space="preserve"> (case “difficulty”)</w:t>
      </w:r>
      <w:r w:rsidRPr="00377B18">
        <w:rPr>
          <w:color w:val="000000" w:themeColor="text1"/>
        </w:rPr>
        <w:t xml:space="preserve"> accounted for </w:t>
      </w:r>
      <w:r w:rsidR="00D24741" w:rsidRPr="00377B18">
        <w:rPr>
          <w:color w:val="000000" w:themeColor="text1"/>
        </w:rPr>
        <w:t>66-69</w:t>
      </w:r>
      <w:r w:rsidRPr="00377B18">
        <w:rPr>
          <w:color w:val="000000" w:themeColor="text1"/>
        </w:rPr>
        <w:t xml:space="preserve">% of total variation, with </w:t>
      </w:r>
      <w:r w:rsidR="00D24741" w:rsidRPr="00377B18">
        <w:rPr>
          <w:color w:val="000000" w:themeColor="text1"/>
        </w:rPr>
        <w:t>31</w:t>
      </w:r>
      <w:r w:rsidR="00A01043" w:rsidRPr="00377B18">
        <w:rPr>
          <w:color w:val="000000" w:themeColor="text1"/>
        </w:rPr>
        <w:t>-</w:t>
      </w:r>
      <w:r w:rsidR="00D24741" w:rsidRPr="00377B18">
        <w:rPr>
          <w:color w:val="000000" w:themeColor="text1"/>
        </w:rPr>
        <w:t>34</w:t>
      </w:r>
      <w:r w:rsidR="00A01043" w:rsidRPr="00377B18">
        <w:rPr>
          <w:color w:val="000000" w:themeColor="text1"/>
        </w:rPr>
        <w:t xml:space="preserve">% </w:t>
      </w:r>
      <w:r w:rsidR="00D636F9" w:rsidRPr="00377B18">
        <w:rPr>
          <w:color w:val="000000" w:themeColor="text1"/>
        </w:rPr>
        <w:t>attributable to</w:t>
      </w:r>
      <w:r w:rsidRPr="00377B18">
        <w:rPr>
          <w:color w:val="000000" w:themeColor="text1"/>
        </w:rPr>
        <w:t xml:space="preserve"> noise. </w:t>
      </w:r>
      <w:r w:rsidR="00D24741" w:rsidRPr="00377B18">
        <w:rPr>
          <w:color w:val="000000" w:themeColor="text1"/>
        </w:rPr>
        <w:t>Level noise was the largest contributor in the absence of EEG</w:t>
      </w:r>
      <w:r w:rsidR="00377B18" w:rsidRPr="00377B18">
        <w:rPr>
          <w:color w:val="000000" w:themeColor="text1"/>
        </w:rPr>
        <w:t>/</w:t>
      </w:r>
      <w:r w:rsidR="002476B2">
        <w:rPr>
          <w:color w:val="000000" w:themeColor="text1"/>
        </w:rPr>
        <w:t>neuro</w:t>
      </w:r>
      <w:r w:rsidR="00D24741" w:rsidRPr="00377B18">
        <w:rPr>
          <w:color w:val="000000" w:themeColor="text1"/>
        </w:rPr>
        <w:t xml:space="preserve">imaging results (23%), while </w:t>
      </w:r>
      <w:r w:rsidR="00377B18" w:rsidRPr="00377B18">
        <w:rPr>
          <w:color w:val="000000" w:themeColor="text1"/>
        </w:rPr>
        <w:t>p</w:t>
      </w:r>
      <w:r w:rsidRPr="00377B18">
        <w:rPr>
          <w:color w:val="000000" w:themeColor="text1"/>
        </w:rPr>
        <w:t xml:space="preserve">attern noise </w:t>
      </w:r>
      <w:r w:rsidR="00D24741" w:rsidRPr="00377B18">
        <w:rPr>
          <w:color w:val="000000" w:themeColor="text1"/>
        </w:rPr>
        <w:t xml:space="preserve">dominated when test results were available </w:t>
      </w:r>
      <w:r w:rsidRPr="00377B18">
        <w:rPr>
          <w:color w:val="000000" w:themeColor="text1"/>
        </w:rPr>
        <w:t>(</w:t>
      </w:r>
      <w:r w:rsidR="00D24741" w:rsidRPr="00377B18">
        <w:rPr>
          <w:color w:val="000000" w:themeColor="text1"/>
        </w:rPr>
        <w:t>24%</w:t>
      </w:r>
      <w:r w:rsidRPr="00377B18">
        <w:rPr>
          <w:color w:val="000000" w:themeColor="text1"/>
        </w:rPr>
        <w:t>)</w:t>
      </w:r>
      <w:r w:rsidR="00D24741" w:rsidRPr="00377B18">
        <w:rPr>
          <w:color w:val="000000" w:themeColor="text1"/>
        </w:rPr>
        <w:t>. Occasion noise contributed relatively little (1%</w:t>
      </w:r>
      <w:r w:rsidR="00377B18" w:rsidRPr="00377B18">
        <w:rPr>
          <w:color w:val="000000" w:themeColor="text1"/>
        </w:rPr>
        <w:t>) but</w:t>
      </w:r>
      <w:r w:rsidR="00D24741" w:rsidRPr="00377B18">
        <w:rPr>
          <w:color w:val="000000" w:themeColor="text1"/>
        </w:rPr>
        <w:t xml:space="preserve"> was still sufficient to cause diagnostic reversals in 16</w:t>
      </w:r>
      <w:r w:rsidR="00E45A9F" w:rsidRPr="00377B18">
        <w:rPr>
          <w:color w:val="000000" w:themeColor="text1"/>
        </w:rPr>
        <w:t>-22</w:t>
      </w:r>
      <w:r w:rsidR="00D24741" w:rsidRPr="00377B18">
        <w:rPr>
          <w:color w:val="000000" w:themeColor="text1"/>
        </w:rPr>
        <w:t xml:space="preserve">% </w:t>
      </w:r>
      <w:r w:rsidR="00E232DC">
        <w:rPr>
          <w:color w:val="000000" w:themeColor="text1"/>
        </w:rPr>
        <w:t>between occasions</w:t>
      </w:r>
      <w:r w:rsidRPr="00377B18">
        <w:rPr>
          <w:color w:val="000000" w:themeColor="text1"/>
        </w:rPr>
        <w:t>.</w:t>
      </w:r>
    </w:p>
    <w:p w14:paraId="659AB9B3" w14:textId="55F10B32" w:rsidR="00A5141C" w:rsidRPr="00377B18" w:rsidRDefault="009E0D30" w:rsidP="00EC3328">
      <w:pPr>
        <w:pStyle w:val="BodyTextIndent"/>
        <w:tabs>
          <w:tab w:val="left" w:pos="7740"/>
        </w:tabs>
        <w:ind w:left="0"/>
        <w:rPr>
          <w:color w:val="000000" w:themeColor="text1"/>
        </w:rPr>
      </w:pPr>
      <w:r w:rsidRPr="00377B18">
        <w:rPr>
          <w:b/>
          <w:bCs/>
          <w:color w:val="000000" w:themeColor="text1"/>
        </w:rPr>
        <w:lastRenderedPageBreak/>
        <w:t>Significance</w:t>
      </w:r>
      <w:r w:rsidR="00283ACE" w:rsidRPr="00377B18">
        <w:rPr>
          <w:b/>
          <w:bCs/>
          <w:color w:val="000000" w:themeColor="text1"/>
        </w:rPr>
        <w:t xml:space="preserve">: </w:t>
      </w:r>
      <w:r w:rsidR="00283ACE" w:rsidRPr="00377B18">
        <w:rPr>
          <w:color w:val="000000" w:themeColor="text1"/>
        </w:rPr>
        <w:t>The</w:t>
      </w:r>
      <w:r w:rsidR="00311DC6" w:rsidRPr="00377B18">
        <w:rPr>
          <w:color w:val="000000" w:themeColor="text1"/>
        </w:rPr>
        <w:t xml:space="preserve"> </w:t>
      </w:r>
      <w:r w:rsidR="008E40B5" w:rsidRPr="00377B18">
        <w:rPr>
          <w:color w:val="000000" w:themeColor="text1"/>
        </w:rPr>
        <w:t>degree</w:t>
      </w:r>
      <w:r w:rsidR="00311DC6" w:rsidRPr="00377B18">
        <w:rPr>
          <w:color w:val="000000" w:themeColor="text1"/>
        </w:rPr>
        <w:t xml:space="preserve"> of noise in expert diagnosis of epilepsy </w:t>
      </w:r>
      <w:r w:rsidR="00283ACE" w:rsidRPr="00377B18">
        <w:rPr>
          <w:color w:val="000000" w:themeColor="text1"/>
        </w:rPr>
        <w:t xml:space="preserve">is </w:t>
      </w:r>
      <w:r w:rsidR="002476B2">
        <w:rPr>
          <w:color w:val="000000" w:themeColor="text1"/>
        </w:rPr>
        <w:t>substantial</w:t>
      </w:r>
      <w:r w:rsidR="00283ACE" w:rsidRPr="00377B18">
        <w:rPr>
          <w:color w:val="000000" w:themeColor="text1"/>
        </w:rPr>
        <w:t xml:space="preserve">, stemming primarily from physicians' idiosyncratic interpretations of case </w:t>
      </w:r>
      <w:r w:rsidR="002476B2">
        <w:rPr>
          <w:color w:val="000000" w:themeColor="text1"/>
        </w:rPr>
        <w:t>features</w:t>
      </w:r>
      <w:r w:rsidR="00180DDC" w:rsidRPr="00377B18">
        <w:rPr>
          <w:color w:val="000000" w:themeColor="text1"/>
        </w:rPr>
        <w:t xml:space="preserve"> and variable dispositions to</w:t>
      </w:r>
      <w:r w:rsidR="002476B2">
        <w:rPr>
          <w:color w:val="000000" w:themeColor="text1"/>
        </w:rPr>
        <w:t xml:space="preserve">ward </w:t>
      </w:r>
      <w:r w:rsidR="00180DDC" w:rsidRPr="00377B18">
        <w:rPr>
          <w:color w:val="000000" w:themeColor="text1"/>
        </w:rPr>
        <w:t>over- or under-</w:t>
      </w:r>
      <w:r w:rsidR="002476B2">
        <w:rPr>
          <w:color w:val="000000" w:themeColor="text1"/>
        </w:rPr>
        <w:t>diagnosis</w:t>
      </w:r>
      <w:r w:rsidR="00283ACE" w:rsidRPr="00377B18">
        <w:rPr>
          <w:color w:val="000000" w:themeColor="text1"/>
        </w:rPr>
        <w:t>.</w:t>
      </w:r>
      <w:r w:rsidR="00076C1F">
        <w:rPr>
          <w:color w:val="000000" w:themeColor="text1"/>
        </w:rPr>
        <w:t xml:space="preserve"> </w:t>
      </w:r>
      <w:r w:rsidR="009500C5" w:rsidRPr="00377B18">
        <w:rPr>
          <w:color w:val="000000" w:themeColor="text1"/>
        </w:rPr>
        <w:t xml:space="preserve">Strategies to improve reliability are needed, including standardized </w:t>
      </w:r>
      <w:r w:rsidR="002476B2">
        <w:rPr>
          <w:color w:val="000000" w:themeColor="text1"/>
        </w:rPr>
        <w:t xml:space="preserve">data </w:t>
      </w:r>
      <w:r w:rsidR="009500C5" w:rsidRPr="00377B18">
        <w:rPr>
          <w:color w:val="000000" w:themeColor="text1"/>
        </w:rPr>
        <w:t xml:space="preserve">collection </w:t>
      </w:r>
      <w:r w:rsidR="002476B2">
        <w:rPr>
          <w:color w:val="000000" w:themeColor="text1"/>
        </w:rPr>
        <w:t xml:space="preserve">protocols </w:t>
      </w:r>
      <w:r w:rsidR="009500C5" w:rsidRPr="00377B18">
        <w:rPr>
          <w:color w:val="000000" w:themeColor="text1"/>
        </w:rPr>
        <w:t>and structured decision algorithms</w:t>
      </w:r>
      <w:r w:rsidR="00076C1F">
        <w:rPr>
          <w:color w:val="000000" w:themeColor="text1"/>
        </w:rPr>
        <w:t xml:space="preserve">. </w:t>
      </w:r>
      <w:del w:id="0" w:author="Fábio Augusto Nascimento" w:date="2025-12-26T12:48:00Z" w16du:dateUtc="2025-12-26T18:48:00Z">
        <w:r w:rsidR="002476B2" w:rsidDel="00521264">
          <w:rPr>
            <w:color w:val="000000" w:themeColor="text1"/>
          </w:rPr>
          <w:delText>E</w:delText>
        </w:r>
        <w:r w:rsidR="00013FFF" w:rsidDel="00521264">
          <w:rPr>
            <w:color w:val="000000" w:themeColor="text1"/>
          </w:rPr>
          <w:delText>arly referral for video-EEG monitoring is critical f</w:delText>
        </w:r>
      </w:del>
      <w:ins w:id="1" w:author="Fábio Augusto Nascimento" w:date="2025-12-26T12:48:00Z" w16du:dateUtc="2025-12-26T18:48:00Z">
        <w:r w:rsidR="00521264">
          <w:rPr>
            <w:color w:val="000000" w:themeColor="text1"/>
          </w:rPr>
          <w:t>F</w:t>
        </w:r>
      </w:ins>
      <w:r w:rsidR="00013FFF">
        <w:rPr>
          <w:color w:val="000000" w:themeColor="text1"/>
        </w:rPr>
        <w:t xml:space="preserve">or “difficult cases”, where </w:t>
      </w:r>
      <w:r w:rsidR="00076C1F">
        <w:rPr>
          <w:color w:val="000000" w:themeColor="text1"/>
        </w:rPr>
        <w:t>expert reliability and accuracy are lowest</w:t>
      </w:r>
      <w:ins w:id="2" w:author="Fábio Augusto Nascimento" w:date="2025-12-26T12:48:00Z" w16du:dateUtc="2025-12-26T18:48:00Z">
        <w:r w:rsidR="00521264">
          <w:rPr>
            <w:color w:val="000000" w:themeColor="text1"/>
          </w:rPr>
          <w:t>, our findings support current clinical practice t</w:t>
        </w:r>
      </w:ins>
      <w:ins w:id="3" w:author="Fábio Augusto Nascimento" w:date="2025-12-26T13:05:00Z" w16du:dateUtc="2025-12-26T19:05:00Z">
        <w:r w:rsidR="00BC4770">
          <w:rPr>
            <w:color w:val="000000" w:themeColor="text1"/>
          </w:rPr>
          <w:t xml:space="preserve">hat favors </w:t>
        </w:r>
      </w:ins>
      <w:ins w:id="4" w:author="Fábio Augusto Nascimento" w:date="2025-12-26T12:48:00Z" w16du:dateUtc="2025-12-26T18:48:00Z">
        <w:r w:rsidR="00521264">
          <w:rPr>
            <w:color w:val="000000" w:themeColor="text1"/>
          </w:rPr>
          <w:t xml:space="preserve">early </w:t>
        </w:r>
      </w:ins>
      <w:ins w:id="5" w:author="Fábio Augusto Nascimento" w:date="2025-12-26T13:05:00Z" w16du:dateUtc="2025-12-26T19:05:00Z">
        <w:r w:rsidR="00BC4770">
          <w:rPr>
            <w:color w:val="000000" w:themeColor="text1"/>
          </w:rPr>
          <w:t xml:space="preserve">referral for </w:t>
        </w:r>
      </w:ins>
      <w:ins w:id="6" w:author="Fábio Augusto Nascimento" w:date="2025-12-26T12:48:00Z" w16du:dateUtc="2025-12-26T18:48:00Z">
        <w:r w:rsidR="00521264">
          <w:rPr>
            <w:color w:val="000000" w:themeColor="text1"/>
          </w:rPr>
          <w:t xml:space="preserve">video-EEG monitoring </w:t>
        </w:r>
      </w:ins>
      <w:ins w:id="7" w:author="Fábio Augusto Nascimento" w:date="2025-12-26T13:05:00Z" w16du:dateUtc="2025-12-26T19:05:00Z">
        <w:r w:rsidR="00BC4770">
          <w:rPr>
            <w:color w:val="000000" w:themeColor="text1"/>
          </w:rPr>
          <w:t xml:space="preserve">over </w:t>
        </w:r>
      </w:ins>
      <w:ins w:id="8" w:author="Fábio Augusto Nascimento" w:date="2025-12-26T13:06:00Z" w16du:dateUtc="2025-12-26T19:06:00Z">
        <w:r w:rsidR="00DA29CC">
          <w:rPr>
            <w:color w:val="000000" w:themeColor="text1"/>
          </w:rPr>
          <w:t xml:space="preserve">reliance on </w:t>
        </w:r>
      </w:ins>
      <w:ins w:id="9" w:author="Fábio Augusto Nascimento" w:date="2025-12-26T13:05:00Z" w16du:dateUtc="2025-12-26T19:05:00Z">
        <w:r w:rsidR="00DA29CC">
          <w:rPr>
            <w:color w:val="000000" w:themeColor="text1"/>
          </w:rPr>
          <w:t>diagnostic anchoring</w:t>
        </w:r>
      </w:ins>
      <w:r w:rsidR="00013FFF">
        <w:rPr>
          <w:color w:val="000000" w:themeColor="text1"/>
        </w:rPr>
        <w:t xml:space="preserve">. This diagnostic pathway may become </w:t>
      </w:r>
      <w:r w:rsidR="002476B2">
        <w:rPr>
          <w:color w:val="000000" w:themeColor="text1"/>
        </w:rPr>
        <w:t xml:space="preserve">more accessible </w:t>
      </w:r>
      <w:r w:rsidR="00013FFF">
        <w:rPr>
          <w:color w:val="000000" w:themeColor="text1"/>
        </w:rPr>
        <w:t>with advance</w:t>
      </w:r>
      <w:r w:rsidR="002476B2">
        <w:rPr>
          <w:color w:val="000000" w:themeColor="text1"/>
        </w:rPr>
        <w:t>s</w:t>
      </w:r>
      <w:r w:rsidR="00013FFF">
        <w:rPr>
          <w:color w:val="000000" w:themeColor="text1"/>
        </w:rPr>
        <w:t xml:space="preserve"> in EEG technology (e.g., wearable devices) and artificial intelligence.</w:t>
      </w:r>
      <w:ins w:id="10" w:author="Fábio Augusto Nascimento" w:date="2025-12-26T14:15:00Z" w16du:dateUtc="2025-12-26T20:15:00Z">
        <w:r w:rsidR="00333F5E">
          <w:rPr>
            <w:color w:val="000000" w:themeColor="text1"/>
          </w:rPr>
          <w:t xml:space="preserve"> </w:t>
        </w:r>
      </w:ins>
      <w:ins w:id="11" w:author="Fábio Augusto Nascimento" w:date="2025-12-29T11:09:00Z" w16du:dateUtc="2025-12-29T17:09:00Z">
        <w:r w:rsidR="00333F5E">
          <w:rPr>
            <w:color w:val="000000" w:themeColor="text1"/>
          </w:rPr>
          <w:t>T</w:t>
        </w:r>
      </w:ins>
      <w:ins w:id="12" w:author="Fábio Augusto Nascimento" w:date="2025-12-26T14:15:00Z" w16du:dateUtc="2025-12-26T20:15:00Z">
        <w:r w:rsidR="00333F5E">
          <w:rPr>
            <w:color w:val="000000" w:themeColor="text1"/>
          </w:rPr>
          <w:t xml:space="preserve">hese findings should be interpreted </w:t>
        </w:r>
      </w:ins>
      <w:ins w:id="13" w:author="Fábio Augusto Nascimento" w:date="2025-12-29T11:09:00Z" w16du:dateUtc="2025-12-29T17:09:00Z">
        <w:r w:rsidR="00333F5E">
          <w:rPr>
            <w:color w:val="000000" w:themeColor="text1"/>
          </w:rPr>
          <w:t xml:space="preserve">considering </w:t>
        </w:r>
      </w:ins>
      <w:ins w:id="14" w:author="Fábio Augusto Nascimento" w:date="2025-12-29T11:11:00Z" w16du:dateUtc="2025-12-29T17:11:00Z">
        <w:r w:rsidR="00333F5E">
          <w:rPr>
            <w:color w:val="000000" w:themeColor="text1"/>
          </w:rPr>
          <w:t xml:space="preserve">study </w:t>
        </w:r>
      </w:ins>
      <w:ins w:id="15" w:author="Fábio Augusto Nascimento" w:date="2025-12-29T11:10:00Z" w16du:dateUtc="2025-12-29T17:10:00Z">
        <w:r w:rsidR="00333F5E">
          <w:rPr>
            <w:color w:val="000000" w:themeColor="text1"/>
          </w:rPr>
          <w:t>limitations</w:t>
        </w:r>
      </w:ins>
      <w:ins w:id="16" w:author="Fábio Augusto Nascimento" w:date="2025-12-29T11:11:00Z" w16du:dateUtc="2025-12-29T17:11:00Z">
        <w:r w:rsidR="00333F5E">
          <w:rPr>
            <w:color w:val="000000" w:themeColor="text1"/>
          </w:rPr>
          <w:t>, particularly that the experimental design did n</w:t>
        </w:r>
      </w:ins>
      <w:ins w:id="17" w:author="Fábio Augusto Nascimento" w:date="2025-12-26T14:17:00Z" w16du:dateUtc="2025-12-26T20:17:00Z">
        <w:r w:rsidR="00333F5E">
          <w:rPr>
            <w:color w:val="000000" w:themeColor="text1"/>
          </w:rPr>
          <w:t>ot fully capture</w:t>
        </w:r>
      </w:ins>
      <w:ins w:id="18" w:author="Fábio Augusto Nascimento" w:date="2025-12-26T14:18:00Z" w16du:dateUtc="2025-12-26T20:18:00Z">
        <w:r w:rsidR="00333F5E">
          <w:rPr>
            <w:color w:val="000000" w:themeColor="text1"/>
          </w:rPr>
          <w:t xml:space="preserve"> </w:t>
        </w:r>
      </w:ins>
      <w:ins w:id="19" w:author="Fábio Augusto Nascimento" w:date="2025-12-26T14:16:00Z" w16du:dateUtc="2025-12-26T20:16:00Z">
        <w:r w:rsidR="00333F5E">
          <w:rPr>
            <w:color w:val="000000" w:themeColor="text1"/>
          </w:rPr>
          <w:t>real-world clinical practice.</w:t>
        </w:r>
      </w:ins>
    </w:p>
    <w:p w14:paraId="04BDCDE4" w14:textId="77777777" w:rsidR="008B754F" w:rsidRPr="009C30F3" w:rsidRDefault="008B754F">
      <w:pPr>
        <w:rPr>
          <w:color w:val="FF0000"/>
        </w:rPr>
      </w:pPr>
    </w:p>
    <w:p w14:paraId="33ABF099" w14:textId="530DEBC0" w:rsidR="008A2D17" w:rsidRPr="009C30F3" w:rsidRDefault="008A2D17" w:rsidP="008A2D17">
      <w:pPr>
        <w:pStyle w:val="BodyTextIndent"/>
        <w:tabs>
          <w:tab w:val="left" w:pos="7740"/>
        </w:tabs>
        <w:ind w:left="0"/>
        <w:jc w:val="both"/>
      </w:pPr>
      <w:r>
        <w:rPr>
          <w:b/>
          <w:bCs/>
        </w:rPr>
        <w:t>Key points</w:t>
      </w:r>
    </w:p>
    <w:p w14:paraId="6639E68F" w14:textId="423561B5" w:rsidR="008A2D17" w:rsidRPr="008A2D17" w:rsidRDefault="008A2D17" w:rsidP="000812D8">
      <w:pPr>
        <w:pStyle w:val="BodyTextIndent"/>
        <w:numPr>
          <w:ilvl w:val="0"/>
          <w:numId w:val="14"/>
        </w:numPr>
        <w:tabs>
          <w:tab w:val="left" w:pos="7740"/>
        </w:tabs>
        <w:jc w:val="both"/>
        <w:rPr>
          <w:color w:val="000000" w:themeColor="text1"/>
        </w:rPr>
      </w:pPr>
      <w:r w:rsidRPr="008A2D17">
        <w:t xml:space="preserve">There is a high level of noise in </w:t>
      </w:r>
      <w:r>
        <w:t xml:space="preserve">the diagnosis of epilepsy by </w:t>
      </w:r>
      <w:r w:rsidRPr="008A2D17">
        <w:t>exper</w:t>
      </w:r>
      <w:r>
        <w:t>ts.</w:t>
      </w:r>
    </w:p>
    <w:p w14:paraId="3CAC21AB" w14:textId="4CA82854" w:rsidR="008A2D17" w:rsidRPr="008A2D17" w:rsidRDefault="008A2D17" w:rsidP="008A2D17">
      <w:pPr>
        <w:pStyle w:val="BodyTextIndent"/>
        <w:numPr>
          <w:ilvl w:val="0"/>
          <w:numId w:val="14"/>
        </w:numPr>
        <w:tabs>
          <w:tab w:val="left" w:pos="7740"/>
        </w:tabs>
        <w:jc w:val="both"/>
        <w:rPr>
          <w:color w:val="000000" w:themeColor="text1"/>
        </w:rPr>
      </w:pPr>
      <w:r>
        <w:rPr>
          <w:color w:val="000000" w:themeColor="text1"/>
        </w:rPr>
        <w:t>Roughly one-third of the total variation in experts’ final diagnoses of epilepsy was due to noise.</w:t>
      </w:r>
    </w:p>
    <w:p w14:paraId="53F5B1AE" w14:textId="7FF4A796" w:rsidR="008A2D17" w:rsidRDefault="008A2D17" w:rsidP="008A2D17">
      <w:pPr>
        <w:pStyle w:val="BodyTextIndent"/>
        <w:numPr>
          <w:ilvl w:val="0"/>
          <w:numId w:val="14"/>
        </w:numPr>
        <w:tabs>
          <w:tab w:val="left" w:pos="7740"/>
        </w:tabs>
        <w:jc w:val="both"/>
        <w:rPr>
          <w:color w:val="000000" w:themeColor="text1"/>
        </w:rPr>
      </w:pPr>
      <w:r>
        <w:rPr>
          <w:color w:val="000000" w:themeColor="text1"/>
        </w:rPr>
        <w:t xml:space="preserve">Noise </w:t>
      </w:r>
      <w:r w:rsidR="006477A1">
        <w:rPr>
          <w:color w:val="000000" w:themeColor="text1"/>
        </w:rPr>
        <w:t xml:space="preserve">stems </w:t>
      </w:r>
      <w:r>
        <w:rPr>
          <w:color w:val="000000" w:themeColor="text1"/>
        </w:rPr>
        <w:t xml:space="preserve">from </w:t>
      </w:r>
      <w:r w:rsidR="006477A1">
        <w:rPr>
          <w:color w:val="000000" w:themeColor="text1"/>
        </w:rPr>
        <w:t>experts’</w:t>
      </w:r>
      <w:r>
        <w:rPr>
          <w:color w:val="000000" w:themeColor="text1"/>
        </w:rPr>
        <w:t xml:space="preserve"> idiosyncratic </w:t>
      </w:r>
      <w:r w:rsidR="006477A1">
        <w:rPr>
          <w:color w:val="000000" w:themeColor="text1"/>
        </w:rPr>
        <w:t xml:space="preserve">case </w:t>
      </w:r>
      <w:r>
        <w:rPr>
          <w:color w:val="000000" w:themeColor="text1"/>
        </w:rPr>
        <w:t>interpretations (pattern noise) and tendencies to be over</w:t>
      </w:r>
      <w:r w:rsidR="006477A1">
        <w:rPr>
          <w:color w:val="000000" w:themeColor="text1"/>
        </w:rPr>
        <w:t>-</w:t>
      </w:r>
      <w:r>
        <w:rPr>
          <w:color w:val="000000" w:themeColor="text1"/>
        </w:rPr>
        <w:t xml:space="preserve"> or under-callers (level noise). </w:t>
      </w:r>
    </w:p>
    <w:p w14:paraId="17D7F6B0" w14:textId="3F17A5D6" w:rsidR="006477A1" w:rsidRDefault="006477A1" w:rsidP="008A2D17">
      <w:pPr>
        <w:pStyle w:val="BodyTextIndent"/>
        <w:numPr>
          <w:ilvl w:val="0"/>
          <w:numId w:val="14"/>
        </w:numPr>
        <w:tabs>
          <w:tab w:val="left" w:pos="7740"/>
        </w:tabs>
        <w:jc w:val="both"/>
        <w:rPr>
          <w:color w:val="000000" w:themeColor="text1"/>
        </w:rPr>
      </w:pPr>
      <w:r>
        <w:rPr>
          <w:color w:val="000000" w:themeColor="text1"/>
        </w:rPr>
        <w:t>Strategies to improve reliability include standardized collection source data and structured decision protocols or diagnostic algorithms.</w:t>
      </w:r>
    </w:p>
    <w:p w14:paraId="76E879C5" w14:textId="217DFBBA" w:rsidR="008A2D17" w:rsidRPr="006477A1" w:rsidRDefault="008A2D17" w:rsidP="006477A1">
      <w:pPr>
        <w:pStyle w:val="BodyTextIndent"/>
        <w:numPr>
          <w:ilvl w:val="0"/>
          <w:numId w:val="14"/>
        </w:numPr>
        <w:tabs>
          <w:tab w:val="left" w:pos="7740"/>
        </w:tabs>
        <w:jc w:val="both"/>
        <w:rPr>
          <w:color w:val="000000" w:themeColor="text1"/>
        </w:rPr>
      </w:pPr>
      <w:r w:rsidRPr="6AD009FA">
        <w:rPr>
          <w:color w:val="000000" w:themeColor="text1"/>
        </w:rPr>
        <w:t xml:space="preserve">Measures to limit </w:t>
      </w:r>
      <w:r w:rsidR="006477A1" w:rsidRPr="6AD009FA">
        <w:rPr>
          <w:color w:val="000000" w:themeColor="text1"/>
        </w:rPr>
        <w:t xml:space="preserve">diagnostic </w:t>
      </w:r>
      <w:r w:rsidRPr="6AD009FA">
        <w:rPr>
          <w:color w:val="000000" w:themeColor="text1"/>
        </w:rPr>
        <w:t>noise</w:t>
      </w:r>
      <w:r w:rsidR="006477A1" w:rsidRPr="6AD009FA">
        <w:rPr>
          <w:color w:val="000000" w:themeColor="text1"/>
        </w:rPr>
        <w:t xml:space="preserve"> </w:t>
      </w:r>
      <w:r w:rsidR="51B43850" w:rsidRPr="6AD009FA">
        <w:rPr>
          <w:color w:val="000000" w:themeColor="text1"/>
        </w:rPr>
        <w:t>are</w:t>
      </w:r>
      <w:r w:rsidRPr="6AD009FA">
        <w:rPr>
          <w:color w:val="000000" w:themeColor="text1"/>
        </w:rPr>
        <w:t xml:space="preserve"> a requirement to improve diagnostic accuracy</w:t>
      </w:r>
      <w:r w:rsidR="006477A1" w:rsidRPr="6AD009FA">
        <w:rPr>
          <w:color w:val="000000" w:themeColor="text1"/>
        </w:rPr>
        <w:t xml:space="preserve"> and, as a result, patient care</w:t>
      </w:r>
      <w:r w:rsidRPr="6AD009FA">
        <w:rPr>
          <w:color w:val="000000" w:themeColor="text1"/>
        </w:rPr>
        <w:t>.</w:t>
      </w:r>
    </w:p>
    <w:p w14:paraId="041DCF3D" w14:textId="77777777" w:rsidR="005B04A8" w:rsidRPr="009C30F3" w:rsidRDefault="005B04A8" w:rsidP="005B04A8">
      <w:pPr>
        <w:pStyle w:val="BodyTextIndent"/>
        <w:tabs>
          <w:tab w:val="left" w:pos="7740"/>
        </w:tabs>
        <w:ind w:left="0"/>
        <w:jc w:val="both"/>
        <w:rPr>
          <w:b/>
        </w:rPr>
      </w:pPr>
      <w:r w:rsidRPr="009C30F3">
        <w:rPr>
          <w:b/>
        </w:rPr>
        <w:t>Introduction</w:t>
      </w:r>
    </w:p>
    <w:p w14:paraId="06A412A8" w14:textId="69C0E6A8" w:rsidR="005B04A8" w:rsidRPr="009C30F3" w:rsidRDefault="005B04A8" w:rsidP="005B04A8">
      <w:pPr>
        <w:spacing w:line="480" w:lineRule="auto"/>
        <w:ind w:firstLine="708"/>
        <w:rPr>
          <w:rFonts w:ascii="Arial" w:hAnsi="Arial" w:cs="Arial"/>
        </w:rPr>
      </w:pPr>
      <w:r w:rsidRPr="009C30F3">
        <w:rPr>
          <w:rFonts w:ascii="Arial" w:hAnsi="Arial" w:cs="Arial"/>
        </w:rPr>
        <w:lastRenderedPageBreak/>
        <w:t xml:space="preserve">Patients expect consistency in the diagnoses given by doctors. However, humans are inconsistent decision-makers – and physicians are no exception. </w:t>
      </w:r>
      <w:r w:rsidR="00526FA1">
        <w:rPr>
          <w:rFonts w:ascii="Arial" w:hAnsi="Arial" w:cs="Arial"/>
        </w:rPr>
        <w:t>Judgment</w:t>
      </w:r>
      <w:r w:rsidRPr="009C30F3">
        <w:rPr>
          <w:rFonts w:ascii="Arial" w:hAnsi="Arial" w:cs="Arial"/>
        </w:rPr>
        <w:t>s about diagnoses can vary from one physician to the next, even among specialists with similar training working from the same data</w:t>
      </w:r>
      <w:r w:rsidRPr="009C30F3">
        <w:rPr>
          <w:rFonts w:ascii="Arial" w:hAnsi="Arial" w:cs="Arial"/>
        </w:rPr>
        <w:fldChar w:fldCharType="begin">
          <w:fldData xml:space="preserve">PEVuZE5vdGU+PENpdGU+PEF1dGhvcj5NaWxsZXI8L0F1dGhvcj48WWVhcj4xOTkyPC9ZZWFyPjxS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</w:fldData>
        </w:fldChar>
      </w:r>
      <w:r w:rsidR="00857CE6">
        <w:rPr>
          <w:rFonts w:ascii="Arial" w:hAnsi="Arial" w:cs="Arial"/>
        </w:rPr>
        <w:instrText xml:space="preserve"> ADDIN EN.CITE </w:instrText>
      </w:r>
      <w:r w:rsidR="00857CE6">
        <w:rPr>
          <w:rFonts w:ascii="Arial" w:hAnsi="Arial" w:cs="Arial"/>
        </w:rPr>
        <w:fldChar w:fldCharType="begin">
          <w:fldData xml:space="preserve">PEVuZE5vdGU+PENpdGU+PEF1dGhvcj5NaWxsZXI8L0F1dGhvcj48WWVhcj4xOTkyPC9ZZWFyPjxS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</w:fldData>
        </w:fldChar>
      </w:r>
      <w:r w:rsidR="00857CE6">
        <w:rPr>
          <w:rFonts w:ascii="Arial" w:hAnsi="Arial" w:cs="Arial"/>
        </w:rPr>
        <w:instrText xml:space="preserve"> ADDIN EN.CITE.DATA </w:instrText>
      </w:r>
      <w:r w:rsidR="00857CE6">
        <w:rPr>
          <w:rFonts w:ascii="Arial" w:hAnsi="Arial" w:cs="Arial"/>
        </w:rPr>
      </w:r>
      <w:r w:rsidR="00857CE6">
        <w:rPr>
          <w:rFonts w:ascii="Arial" w:hAnsi="Arial" w:cs="Arial"/>
        </w:rPr>
        <w:fldChar w:fldCharType="end"/>
      </w:r>
      <w:r w:rsidRPr="009C30F3">
        <w:rPr>
          <w:rFonts w:ascii="Arial" w:hAnsi="Arial" w:cs="Arial"/>
        </w:rPr>
      </w:r>
      <w:r w:rsidRPr="009C30F3">
        <w:rPr>
          <w:rFonts w:ascii="Arial" w:hAnsi="Arial" w:cs="Arial"/>
        </w:rPr>
        <w:fldChar w:fldCharType="separate"/>
      </w:r>
      <w:r w:rsidRPr="009C30F3">
        <w:rPr>
          <w:rFonts w:ascii="Arial" w:hAnsi="Arial" w:cs="Arial"/>
          <w:noProof/>
          <w:vertAlign w:val="superscript"/>
        </w:rPr>
        <w:t>1,2</w:t>
      </w:r>
      <w:r w:rsidRPr="009C30F3">
        <w:rPr>
          <w:rFonts w:ascii="Arial" w:hAnsi="Arial" w:cs="Arial"/>
        </w:rPr>
        <w:fldChar w:fldCharType="end"/>
      </w:r>
      <w:r w:rsidRPr="009C30F3">
        <w:rPr>
          <w:rFonts w:ascii="Arial" w:hAnsi="Arial" w:cs="Arial"/>
        </w:rPr>
        <w:t>. This unwanted variability in judgments is referred to as noise</w:t>
      </w:r>
      <w:r w:rsidRPr="009C30F3">
        <w:rPr>
          <w:rFonts w:ascii="Arial" w:hAnsi="Arial" w:cs="Arial"/>
        </w:rPr>
        <w:fldChar w:fldCharType="begin"/>
      </w:r>
      <w:r w:rsidRPr="009C30F3">
        <w:rPr>
          <w:rFonts w:ascii="Arial" w:hAnsi="Arial" w:cs="Arial"/>
        </w:rPr>
        <w:instrText xml:space="preserve"> ADDIN EN.CITE &lt;EndNote&gt;&lt;Cite&gt;&lt;Author&gt;Kahneman D&lt;/Author&gt;&lt;Year&gt;2021&lt;/Year&gt;&lt;RecNum&gt;106&lt;/RecNum&gt;&lt;DisplayText&gt;&lt;style face="superscript"&gt;3&lt;/style&gt;&lt;/DisplayText&gt;&lt;record&gt;&lt;rec-number&gt;106&lt;/rec-number&gt;&lt;foreign-keys&gt;&lt;key app="EN" db-id="a2t5x0ev002daredatq59501dfaxe5ee2xtv" timestamp="1712434797" guid="af1ec7af-b84a-487c-9194-50f1fc8ff7a6"&gt;106&lt;/key&gt;&lt;/foreign-keys&gt;&lt;ref-type name="Book"&gt;6&lt;/ref-type&gt;&lt;contributors&gt;&lt;authors&gt;&lt;author&gt;Kahneman D, Sibony O, Sunstein CR&lt;/author&gt;&lt;/authors&gt;&lt;/contributors&gt;&lt;titles&gt;&lt;title&gt;Noise: a flaw in human judgement&lt;/title&gt;&lt;/titles&gt;&lt;dates&gt;&lt;year&gt;2021&lt;/year&gt;&lt;/dates&gt;&lt;pub-location&gt;New York&lt;/pub-location&gt;&lt;publisher&gt;Little Brown Spark&lt;/publisher&gt;&lt;urls&gt;&lt;/urls&gt;&lt;/record&gt;&lt;/Cite&gt;&lt;/EndNote&gt;</w:instrText>
      </w:r>
      <w:r w:rsidRPr="009C30F3">
        <w:rPr>
          <w:rFonts w:ascii="Arial" w:hAnsi="Arial" w:cs="Arial"/>
        </w:rPr>
        <w:fldChar w:fldCharType="separate"/>
      </w:r>
      <w:r w:rsidRPr="009C30F3">
        <w:rPr>
          <w:rFonts w:ascii="Arial" w:hAnsi="Arial" w:cs="Arial"/>
          <w:noProof/>
          <w:vertAlign w:val="superscript"/>
        </w:rPr>
        <w:t>3</w:t>
      </w:r>
      <w:r w:rsidRPr="009C30F3">
        <w:rPr>
          <w:rFonts w:ascii="Arial" w:hAnsi="Arial" w:cs="Arial"/>
        </w:rPr>
        <w:fldChar w:fldCharType="end"/>
      </w:r>
      <w:r w:rsidRPr="009C30F3">
        <w:rPr>
          <w:rFonts w:ascii="Arial" w:hAnsi="Arial" w:cs="Arial"/>
        </w:rPr>
        <w:t xml:space="preserve">. </w:t>
      </w:r>
      <w:r w:rsidRPr="009C30F3">
        <w:rPr>
          <w:rFonts w:ascii="Arial" w:hAnsi="Arial" w:cs="Arial"/>
          <w:color w:val="000000" w:themeColor="text1"/>
        </w:rPr>
        <w:t xml:space="preserve">Limiting noise is a prerequisite to improving diagnostic accuracy. </w:t>
      </w:r>
    </w:p>
    <w:p w14:paraId="7B243165" w14:textId="15F988B5" w:rsidR="00857CE6" w:rsidRDefault="005B04A8" w:rsidP="005B04A8">
      <w:pPr>
        <w:spacing w:line="480" w:lineRule="auto"/>
        <w:ind w:firstLine="708"/>
        <w:rPr>
          <w:ins w:id="20" w:author="Fábio Augusto Nascimento" w:date="2025-12-26T15:22:00Z" w16du:dateUtc="2025-12-26T21:22:00Z"/>
          <w:rFonts w:ascii="Arial" w:hAnsi="Arial" w:cs="Arial"/>
        </w:rPr>
      </w:pPr>
      <w:r w:rsidRPr="009C30F3">
        <w:rPr>
          <w:rFonts w:ascii="Arial" w:hAnsi="Arial" w:cs="Arial"/>
        </w:rPr>
        <w:t>We performed a “noise audit”</w:t>
      </w:r>
      <w:ins w:id="21" w:author="Fábio Augusto Nascimento" w:date="2025-12-26T15:14:00Z" w16du:dateUtc="2025-12-26T21:14:00Z">
        <w:r w:rsidR="00857CE6">
          <w:rPr>
            <w:rFonts w:ascii="Arial" w:hAnsi="Arial" w:cs="Arial"/>
          </w:rPr>
          <w:t xml:space="preserve"> </w:t>
        </w:r>
      </w:ins>
      <w:ins w:id="22" w:author="Fábio Augusto Nascimento" w:date="2025-12-26T15:15:00Z" w16du:dateUtc="2025-12-26T21:15:00Z">
        <w:r w:rsidR="00857CE6">
          <w:rPr>
            <w:rFonts w:ascii="Arial" w:hAnsi="Arial" w:cs="Arial"/>
          </w:rPr>
          <w:t>to</w:t>
        </w:r>
      </w:ins>
      <w:ins w:id="23" w:author="Fábio Augusto Nascimento" w:date="2025-12-29T11:13:00Z" w16du:dateUtc="2025-12-29T17:13:00Z">
        <w:r w:rsidR="00333F5E">
          <w:rPr>
            <w:rFonts w:ascii="Arial" w:hAnsi="Arial" w:cs="Arial"/>
          </w:rPr>
          <w:t xml:space="preserve"> </w:t>
        </w:r>
      </w:ins>
      <w:ins w:id="24" w:author="Fábio Augusto Nascimento" w:date="2025-12-29T11:14:00Z" w16du:dateUtc="2025-12-29T17:14:00Z">
        <w:r w:rsidR="008877F8">
          <w:rPr>
            <w:rFonts w:ascii="Arial" w:hAnsi="Arial" w:cs="Arial"/>
          </w:rPr>
          <w:t xml:space="preserve">identify and quantify systematic sources of diagnostic </w:t>
        </w:r>
      </w:ins>
      <w:ins w:id="25" w:author="Fábio Augusto Nascimento" w:date="2025-12-29T11:17:00Z" w16du:dateUtc="2025-12-29T17:17:00Z">
        <w:r w:rsidR="008877F8">
          <w:rPr>
            <w:rFonts w:ascii="Arial" w:hAnsi="Arial" w:cs="Arial"/>
          </w:rPr>
          <w:t>noise</w:t>
        </w:r>
      </w:ins>
      <w:ins w:id="26" w:author="Fábio Augusto Nascimento" w:date="2025-12-29T11:16:00Z" w16du:dateUtc="2025-12-29T17:16:00Z">
        <w:r w:rsidR="008877F8">
          <w:rPr>
            <w:rFonts w:ascii="Arial" w:hAnsi="Arial" w:cs="Arial"/>
          </w:rPr>
          <w:t xml:space="preserve"> in epilepsy diagnosis by</w:t>
        </w:r>
      </w:ins>
      <w:ins w:id="27" w:author="Fábio Augusto Nascimento" w:date="2025-12-29T11:15:00Z" w16du:dateUtc="2025-12-29T17:15:00Z">
        <w:r w:rsidR="008877F8">
          <w:rPr>
            <w:rFonts w:ascii="Arial" w:hAnsi="Arial" w:cs="Arial"/>
          </w:rPr>
          <w:t xml:space="preserve"> experts</w:t>
        </w:r>
      </w:ins>
      <w:ins w:id="28" w:author="Fábio Augusto Nascimento" w:date="2025-12-26T15:16:00Z" w16du:dateUtc="2025-12-26T21:16:00Z">
        <w:r w:rsidR="00857CE6">
          <w:rPr>
            <w:rFonts w:ascii="Arial" w:hAnsi="Arial" w:cs="Arial"/>
          </w:rPr>
          <w:t xml:space="preserve"> beyond the expected variability due to case difficulty</w:t>
        </w:r>
      </w:ins>
      <w:ins w:id="29" w:author="Fábio Augusto Nascimento" w:date="2025-12-29T11:18:00Z" w16du:dateUtc="2025-12-29T17:18:00Z">
        <w:r w:rsidR="008877F8">
          <w:rPr>
            <w:rFonts w:ascii="Arial" w:hAnsi="Arial" w:cs="Arial"/>
          </w:rPr>
          <w:t>.</w:t>
        </w:r>
      </w:ins>
      <w:ins w:id="30" w:author="Fábio Augusto Nascimento" w:date="2025-12-26T15:17:00Z" w16du:dateUtc="2025-12-26T21:17:00Z">
        <w:r w:rsidR="00857CE6">
          <w:rPr>
            <w:rFonts w:ascii="Arial" w:hAnsi="Arial" w:cs="Arial"/>
          </w:rPr>
          <w:t xml:space="preserve"> </w:t>
        </w:r>
      </w:ins>
      <w:ins w:id="31" w:author="Fábio Augusto Nascimento" w:date="2025-12-26T15:18:00Z" w16du:dateUtc="2025-12-26T21:18:00Z">
        <w:r w:rsidR="00857CE6">
          <w:rPr>
            <w:rFonts w:ascii="Arial" w:hAnsi="Arial" w:cs="Arial"/>
          </w:rPr>
          <w:t>This exploratory</w:t>
        </w:r>
      </w:ins>
      <w:ins w:id="32" w:author="Fábio Augusto Nascimento" w:date="2025-12-26T15:19:00Z" w16du:dateUtc="2025-12-26T21:19:00Z">
        <w:r w:rsidR="00857CE6">
          <w:rPr>
            <w:rFonts w:ascii="Arial" w:hAnsi="Arial" w:cs="Arial"/>
          </w:rPr>
          <w:t xml:space="preserve"> research</w:t>
        </w:r>
      </w:ins>
      <w:ins w:id="33" w:author="Fábio Augusto Nascimento" w:date="2025-12-26T15:18:00Z" w16du:dateUtc="2025-12-26T21:18:00Z">
        <w:r w:rsidR="00857CE6">
          <w:rPr>
            <w:rFonts w:ascii="Arial" w:hAnsi="Arial" w:cs="Arial"/>
          </w:rPr>
          <w:t xml:space="preserve"> leveraged signal detection theory and</w:t>
        </w:r>
      </w:ins>
      <w:ins w:id="34" w:author="Fábio Augusto Nascimento" w:date="2025-12-26T15:19:00Z" w16du:dateUtc="2025-12-26T21:19:00Z">
        <w:r w:rsidR="00857CE6">
          <w:rPr>
            <w:rFonts w:ascii="Arial" w:hAnsi="Arial" w:cs="Arial"/>
          </w:rPr>
          <w:t xml:space="preserve"> the</w:t>
        </w:r>
      </w:ins>
      <w:ins w:id="35" w:author="Fábio Augusto Nascimento" w:date="2025-12-26T15:20:00Z" w16du:dateUtc="2025-12-26T21:20:00Z">
        <w:r w:rsidR="00857CE6">
          <w:rPr>
            <w:rFonts w:ascii="Arial" w:hAnsi="Arial" w:cs="Arial"/>
          </w:rPr>
          <w:t xml:space="preserve"> established</w:t>
        </w:r>
      </w:ins>
      <w:ins w:id="36" w:author="Fábio Augusto Nascimento" w:date="2025-12-26T15:19:00Z" w16du:dateUtc="2025-12-26T21:19:00Z">
        <w:r w:rsidR="00857CE6">
          <w:rPr>
            <w:rFonts w:ascii="Arial" w:hAnsi="Arial" w:cs="Arial"/>
          </w:rPr>
          <w:t xml:space="preserve"> noise framework</w:t>
        </w:r>
      </w:ins>
      <w:ins w:id="37" w:author="Fábio Augusto Nascimento" w:date="2025-12-26T15:20:00Z" w16du:dateUtc="2025-12-26T21:20:00Z">
        <w:r w:rsidR="00857CE6">
          <w:rPr>
            <w:rFonts w:ascii="Arial" w:hAnsi="Arial" w:cs="Arial"/>
          </w:rPr>
          <w:t xml:space="preserve"> proposed by </w:t>
        </w:r>
      </w:ins>
      <w:ins w:id="38" w:author="Fábio Augusto Nascimento" w:date="2025-12-26T15:21:00Z" w16du:dateUtc="2025-12-26T21:21:00Z">
        <w:r w:rsidR="00857CE6">
          <w:rPr>
            <w:rFonts w:ascii="Arial" w:hAnsi="Arial" w:cs="Arial"/>
          </w:rPr>
          <w:t>Kahneman et al.</w:t>
        </w:r>
      </w:ins>
      <w:r w:rsidR="00857CE6">
        <w:rPr>
          <w:rFonts w:ascii="Arial" w:hAnsi="Arial" w:cs="Arial"/>
        </w:rPr>
        <w:fldChar w:fldCharType="begin"/>
      </w:r>
      <w:r w:rsidR="00857CE6">
        <w:rPr>
          <w:rFonts w:ascii="Arial" w:hAnsi="Arial" w:cs="Arial"/>
        </w:rPr>
        <w:instrText xml:space="preserve"> ADDIN EN.CITE &lt;EndNote&gt;&lt;Cite&gt;&lt;Author&gt;Kahneman D&lt;/Author&gt;&lt;Year&gt;2021&lt;/Year&gt;&lt;RecNum&gt;107&lt;/RecNum&gt;&lt;DisplayText&gt;&lt;style face="superscript"&gt;3&lt;/style&gt;&lt;/DisplayText&gt;&lt;record&gt;&lt;rec-number&gt;107&lt;/rec-number&gt;&lt;foreign-keys&gt;&lt;key app="EN" db-id="99evzfdtz2xfpnevd9mxaaraf05f9re5xzev" timestamp="1671634721"&gt;107&lt;/key&gt;&lt;/foreign-keys&gt;&lt;ref-type name="Book"&gt;6&lt;/ref-type&gt;&lt;contributors&gt;&lt;authors&gt;&lt;author&gt;Kahneman D, Sibony O, Sunstein CR&lt;/author&gt;&lt;/authors&gt;&lt;/contributors&gt;&lt;titles&gt;&lt;title&gt;Noise: a flaw in human judgement&lt;/title&gt;&lt;/titles&gt;&lt;dates&gt;&lt;year&gt;2021&lt;/year&gt;&lt;/dates&gt;&lt;pub-location&gt;New York&lt;/pub-location&gt;&lt;publisher&gt;Little Brown Spark&lt;/publisher&gt;&lt;urls&gt;&lt;/urls&gt;&lt;/record&gt;&lt;/Cite&gt;&lt;/EndNote&gt;</w:instrText>
      </w:r>
      <w:r w:rsidR="00857CE6">
        <w:rPr>
          <w:rFonts w:ascii="Arial" w:hAnsi="Arial" w:cs="Arial"/>
        </w:rPr>
        <w:fldChar w:fldCharType="separate"/>
      </w:r>
      <w:r w:rsidR="00857CE6" w:rsidRPr="00857CE6">
        <w:rPr>
          <w:rFonts w:ascii="Arial" w:hAnsi="Arial" w:cs="Arial"/>
          <w:noProof/>
          <w:vertAlign w:val="superscript"/>
        </w:rPr>
        <w:t>3</w:t>
      </w:r>
      <w:r w:rsidR="00857CE6">
        <w:rPr>
          <w:rFonts w:ascii="Arial" w:hAnsi="Arial" w:cs="Arial"/>
        </w:rPr>
        <w:fldChar w:fldCharType="end"/>
      </w:r>
      <w:ins w:id="39" w:author="Fábio Augusto Nascimento" w:date="2025-12-26T15:19:00Z" w16du:dateUtc="2025-12-26T21:19:00Z">
        <w:r w:rsidR="00857CE6">
          <w:rPr>
            <w:rFonts w:ascii="Arial" w:hAnsi="Arial" w:cs="Arial"/>
          </w:rPr>
          <w:t xml:space="preserve"> </w:t>
        </w:r>
      </w:ins>
      <w:ins w:id="40" w:author="Fábio Augusto Nascimento" w:date="2025-12-26T15:21:00Z" w16du:dateUtc="2025-12-26T21:21:00Z">
        <w:r w:rsidR="00857CE6">
          <w:rPr>
            <w:rFonts w:ascii="Arial" w:hAnsi="Arial" w:cs="Arial"/>
          </w:rPr>
          <w:t>to decompose variability into its component sources for the</w:t>
        </w:r>
      </w:ins>
      <w:ins w:id="41" w:author="Fábio Augusto Nascimento" w:date="2025-12-26T15:22:00Z" w16du:dateUtc="2025-12-26T21:22:00Z">
        <w:r w:rsidR="00857CE6">
          <w:rPr>
            <w:rFonts w:ascii="Arial" w:hAnsi="Arial" w:cs="Arial"/>
          </w:rPr>
          <w:t xml:space="preserve"> first time in epilep</w:t>
        </w:r>
      </w:ins>
      <w:ins w:id="42" w:author="Fábio Augusto Nascimento" w:date="2025-12-29T11:21:00Z" w16du:dateUtc="2025-12-29T17:21:00Z">
        <w:r w:rsidR="008877F8">
          <w:rPr>
            <w:rFonts w:ascii="Arial" w:hAnsi="Arial" w:cs="Arial"/>
          </w:rPr>
          <w:t>tology, particularly regarding epilep</w:t>
        </w:r>
      </w:ins>
      <w:ins w:id="43" w:author="Fábio Augusto Nascimento" w:date="2025-12-26T15:22:00Z" w16du:dateUtc="2025-12-26T21:22:00Z">
        <w:r w:rsidR="00857CE6">
          <w:rPr>
            <w:rFonts w:ascii="Arial" w:hAnsi="Arial" w:cs="Arial"/>
          </w:rPr>
          <w:t>sy diagnosis.</w:t>
        </w:r>
      </w:ins>
      <w:r w:rsidRPr="009C30F3">
        <w:rPr>
          <w:rFonts w:ascii="Arial" w:hAnsi="Arial" w:cs="Arial"/>
        </w:rPr>
        <w:t xml:space="preserve"> </w:t>
      </w:r>
    </w:p>
    <w:p w14:paraId="25D41A3D" w14:textId="595E80F3" w:rsidR="00857CE6" w:rsidRDefault="00857CE6" w:rsidP="005B04A8">
      <w:pPr>
        <w:spacing w:line="480" w:lineRule="auto"/>
        <w:ind w:firstLine="708"/>
        <w:rPr>
          <w:ins w:id="44" w:author="Fábio Augusto Nascimento" w:date="2025-12-26T15:30:00Z" w16du:dateUtc="2025-12-26T21:30:00Z"/>
          <w:rFonts w:ascii="Arial" w:hAnsi="Arial" w:cs="Arial"/>
        </w:rPr>
      </w:pPr>
      <w:ins w:id="45" w:author="Fábio Augusto Nascimento" w:date="2025-12-26T15:23:00Z" w16du:dateUtc="2025-12-26T21:23:00Z">
        <w:r>
          <w:rPr>
            <w:rFonts w:ascii="Arial" w:hAnsi="Arial" w:cs="Arial"/>
          </w:rPr>
          <w:t>We</w:t>
        </w:r>
      </w:ins>
      <w:ins w:id="46" w:author="Fábio Augusto Nascimento" w:date="2025-12-26T15:22:00Z" w16du:dateUtc="2025-12-26T21:22:00Z">
        <w:r>
          <w:rPr>
            <w:rFonts w:ascii="Arial" w:hAnsi="Arial" w:cs="Arial"/>
          </w:rPr>
          <w:t xml:space="preserve"> </w:t>
        </w:r>
      </w:ins>
      <w:del w:id="47" w:author="Fábio Augusto Nascimento" w:date="2025-12-26T15:23:00Z" w16du:dateUtc="2025-12-26T21:23:00Z">
        <w:r w:rsidR="005B04A8" w:rsidRPr="009C30F3" w:rsidDel="00857CE6">
          <w:rPr>
            <w:rFonts w:ascii="Arial" w:hAnsi="Arial" w:cs="Arial"/>
          </w:rPr>
          <w:delText xml:space="preserve">to measure the amounts of different types of noise in the diagnosis of epilepsy by epileptologists, hereafter referred to as experts. We </w:delText>
        </w:r>
      </w:del>
      <w:r w:rsidR="005B04A8" w:rsidRPr="009C30F3">
        <w:rPr>
          <w:rFonts w:ascii="Arial" w:hAnsi="Arial" w:cs="Arial"/>
        </w:rPr>
        <w:t>recruited 20 experts from different academic centers across the world</w:t>
      </w:r>
      <w:ins w:id="48" w:author="Fábio Augusto Nascimento" w:date="2025-12-26T15:24:00Z" w16du:dateUtc="2025-12-26T21:24:00Z">
        <w:r>
          <w:rPr>
            <w:rFonts w:ascii="Arial" w:hAnsi="Arial" w:cs="Arial"/>
          </w:rPr>
          <w:t>, hereafter referred to as experts,</w:t>
        </w:r>
      </w:ins>
      <w:ins w:id="49" w:author="Fábio Augusto Nascimento" w:date="2025-12-26T15:23:00Z" w16du:dateUtc="2025-12-26T21:23:00Z">
        <w:r>
          <w:rPr>
            <w:rFonts w:ascii="Arial" w:hAnsi="Arial" w:cs="Arial"/>
          </w:rPr>
          <w:t xml:space="preserve"> to </w:t>
        </w:r>
      </w:ins>
      <w:ins w:id="50" w:author="Fábio Augusto Nascimento" w:date="2025-12-26T15:24:00Z" w16du:dateUtc="2025-12-26T21:24:00Z">
        <w:r>
          <w:rPr>
            <w:rFonts w:ascii="Arial" w:hAnsi="Arial" w:cs="Arial"/>
          </w:rPr>
          <w:t xml:space="preserve">participate in </w:t>
        </w:r>
      </w:ins>
      <w:ins w:id="51" w:author="Fábio Augusto Nascimento" w:date="2025-12-26T15:26:00Z" w16du:dateUtc="2025-12-26T21:26:00Z">
        <w:r>
          <w:rPr>
            <w:rFonts w:ascii="Arial" w:hAnsi="Arial" w:cs="Arial"/>
          </w:rPr>
          <w:t xml:space="preserve">this </w:t>
        </w:r>
      </w:ins>
      <w:ins w:id="52" w:author="Fábio Augusto Nascimento" w:date="2025-12-26T15:24:00Z" w16du:dateUtc="2025-12-26T21:24:00Z">
        <w:r>
          <w:rPr>
            <w:rFonts w:ascii="Arial" w:hAnsi="Arial" w:cs="Arial"/>
          </w:rPr>
          <w:t>experiment</w:t>
        </w:r>
      </w:ins>
      <w:ins w:id="53" w:author="Fábio Augusto Nascimento" w:date="2025-12-29T11:22:00Z" w16du:dateUtc="2025-12-29T17:22:00Z">
        <w:r w:rsidR="008877F8">
          <w:rPr>
            <w:rFonts w:ascii="Arial" w:hAnsi="Arial" w:cs="Arial"/>
          </w:rPr>
          <w:t xml:space="preserve">. The </w:t>
        </w:r>
      </w:ins>
      <w:ins w:id="54" w:author="Fábio Augusto Nascimento" w:date="2025-12-29T11:23:00Z" w16du:dateUtc="2025-12-29T17:23:00Z">
        <w:r w:rsidR="00005ECE">
          <w:rPr>
            <w:rFonts w:ascii="Arial" w:hAnsi="Arial" w:cs="Arial"/>
          </w:rPr>
          <w:t>primary aim</w:t>
        </w:r>
      </w:ins>
      <w:ins w:id="55" w:author="Fábio Augusto Nascimento" w:date="2025-12-26T15:26:00Z" w16du:dateUtc="2025-12-26T21:26:00Z">
        <w:r>
          <w:rPr>
            <w:rFonts w:ascii="Arial" w:hAnsi="Arial" w:cs="Arial"/>
          </w:rPr>
          <w:t xml:space="preserve"> was</w:t>
        </w:r>
      </w:ins>
      <w:ins w:id="56" w:author="Fábio Augusto Nascimento" w:date="2025-12-26T15:24:00Z" w16du:dateUtc="2025-12-26T21:24:00Z">
        <w:r>
          <w:rPr>
            <w:rFonts w:ascii="Arial" w:hAnsi="Arial" w:cs="Arial"/>
          </w:rPr>
          <w:t xml:space="preserve"> to </w:t>
        </w:r>
      </w:ins>
      <w:ins w:id="57" w:author="Fábio Augusto Nascimento" w:date="2025-12-26T15:23:00Z" w16du:dateUtc="2025-12-26T21:23:00Z">
        <w:r>
          <w:rPr>
            <w:rFonts w:ascii="Arial" w:hAnsi="Arial" w:cs="Arial"/>
          </w:rPr>
          <w:t>measure the amounts of different types of noise in the diagnosis of epilepsy by epileptologists</w:t>
        </w:r>
      </w:ins>
      <w:r w:rsidR="005B04A8" w:rsidRPr="009C30F3">
        <w:rPr>
          <w:rFonts w:ascii="Arial" w:hAnsi="Arial" w:cs="Arial"/>
        </w:rPr>
        <w:t xml:space="preserve">. Each </w:t>
      </w:r>
      <w:ins w:id="58" w:author="Fábio Augusto Nascimento" w:date="2025-12-26T15:26:00Z" w16du:dateUtc="2025-12-26T21:26:00Z">
        <w:r>
          <w:rPr>
            <w:rFonts w:ascii="Arial" w:hAnsi="Arial" w:cs="Arial"/>
          </w:rPr>
          <w:t xml:space="preserve">expert </w:t>
        </w:r>
      </w:ins>
      <w:r w:rsidR="005B04A8" w:rsidRPr="009C30F3">
        <w:rPr>
          <w:rFonts w:ascii="Arial" w:hAnsi="Arial" w:cs="Arial"/>
        </w:rPr>
        <w:t xml:space="preserve">independently reviewed 50 case vignettes from real patients presenting with suspected seizure(s) and gave their diagnostic opinion as to whether the patient has epilepsy. The same physicians repeated the same exercise after a washout period of at least 30 days. </w:t>
      </w:r>
    </w:p>
    <w:p w14:paraId="5F6C730C" w14:textId="5879F62C" w:rsidR="005B04A8" w:rsidRPr="009C30F3" w:rsidRDefault="005B04A8" w:rsidP="005B04A8">
      <w:pPr>
        <w:spacing w:line="480" w:lineRule="auto"/>
        <w:ind w:firstLine="708"/>
        <w:rPr>
          <w:rFonts w:ascii="Arial" w:hAnsi="Arial" w:cs="Arial"/>
        </w:rPr>
      </w:pPr>
      <w:r w:rsidRPr="009C30F3">
        <w:rPr>
          <w:rFonts w:ascii="Arial" w:hAnsi="Arial" w:cs="Arial"/>
        </w:rPr>
        <w:t xml:space="preserve">We found </w:t>
      </w:r>
      <w:ins w:id="59" w:author="Fábio Augusto Nascimento" w:date="2025-12-26T15:32:00Z" w16du:dateUtc="2025-12-26T21:32:00Z">
        <w:r w:rsidR="00483B13">
          <w:rPr>
            <w:rFonts w:ascii="Arial" w:hAnsi="Arial" w:cs="Arial"/>
          </w:rPr>
          <w:t>that</w:t>
        </w:r>
      </w:ins>
      <w:ins w:id="60" w:author="Fábio Augusto Nascimento" w:date="2025-12-26T15:34:00Z" w16du:dateUtc="2025-12-26T21:34:00Z">
        <w:r w:rsidR="00483B13">
          <w:rPr>
            <w:rFonts w:ascii="Arial" w:hAnsi="Arial" w:cs="Arial"/>
          </w:rPr>
          <w:t xml:space="preserve"> </w:t>
        </w:r>
      </w:ins>
      <w:ins w:id="61" w:author="Fábio Augusto Nascimento" w:date="2025-12-26T15:48:00Z" w16du:dateUtc="2025-12-26T21:48:00Z">
        <w:r w:rsidR="000460A1">
          <w:rPr>
            <w:rFonts w:ascii="Arial" w:hAnsi="Arial" w:cs="Arial"/>
          </w:rPr>
          <w:t xml:space="preserve">roughly one-third </w:t>
        </w:r>
      </w:ins>
      <w:ins w:id="62" w:author="Fábio Augusto Nascimento" w:date="2025-12-26T16:03:00Z" w16du:dateUtc="2025-12-26T22:03:00Z">
        <w:r w:rsidR="003F2012">
          <w:rPr>
            <w:rFonts w:ascii="Arial" w:hAnsi="Arial" w:cs="Arial"/>
          </w:rPr>
          <w:t xml:space="preserve">of </w:t>
        </w:r>
      </w:ins>
      <w:ins w:id="63" w:author="Fábio Augusto Nascimento" w:date="2025-12-26T15:44:00Z" w16du:dateUtc="2025-12-26T21:44:00Z">
        <w:r w:rsidR="000460A1">
          <w:rPr>
            <w:rFonts w:ascii="Arial" w:hAnsi="Arial" w:cs="Arial"/>
          </w:rPr>
          <w:t>diagnostic variability is attributable</w:t>
        </w:r>
      </w:ins>
      <w:ins w:id="64" w:author="Fábio Augusto Nascimento" w:date="2025-12-26T15:32:00Z" w16du:dateUtc="2025-12-26T21:32:00Z">
        <w:r w:rsidR="00483B13">
          <w:rPr>
            <w:rFonts w:ascii="Arial" w:hAnsi="Arial" w:cs="Arial"/>
          </w:rPr>
          <w:t xml:space="preserve"> </w:t>
        </w:r>
      </w:ins>
      <w:ins w:id="65" w:author="Fábio Augusto Nascimento" w:date="2025-12-26T15:33:00Z" w16du:dateUtc="2025-12-26T21:33:00Z">
        <w:r w:rsidR="00483B13">
          <w:rPr>
            <w:rFonts w:ascii="Arial" w:hAnsi="Arial" w:cs="Arial"/>
          </w:rPr>
          <w:t>to noise</w:t>
        </w:r>
      </w:ins>
      <w:ins w:id="66" w:author="Fábio Augusto Nascimento" w:date="2025-12-29T11:25:00Z" w16du:dateUtc="2025-12-29T17:25:00Z">
        <w:r w:rsidR="00005ECE">
          <w:rPr>
            <w:rFonts w:ascii="Arial" w:hAnsi="Arial" w:cs="Arial"/>
          </w:rPr>
          <w:t>,</w:t>
        </w:r>
      </w:ins>
      <w:ins w:id="67" w:author="Fábio Augusto Nascimento" w:date="2025-12-26T15:46:00Z" w16du:dateUtc="2025-12-26T21:46:00Z">
        <w:r w:rsidR="000460A1">
          <w:rPr>
            <w:rFonts w:ascii="Arial" w:hAnsi="Arial" w:cs="Arial"/>
          </w:rPr>
          <w:t xml:space="preserve"> </w:t>
        </w:r>
      </w:ins>
      <w:ins w:id="68" w:author="Fábio Augusto Nascimento" w:date="2025-12-26T15:48:00Z" w16du:dateUtc="2025-12-26T21:48:00Z">
        <w:r w:rsidR="000460A1">
          <w:rPr>
            <w:rFonts w:ascii="Arial" w:hAnsi="Arial" w:cs="Arial"/>
          </w:rPr>
          <w:t>with the remaining two</w:t>
        </w:r>
      </w:ins>
      <w:ins w:id="69" w:author="Fábio Augusto Nascimento" w:date="2025-12-26T15:49:00Z" w16du:dateUtc="2025-12-26T21:49:00Z">
        <w:r w:rsidR="000460A1">
          <w:rPr>
            <w:rFonts w:ascii="Arial" w:hAnsi="Arial" w:cs="Arial"/>
          </w:rPr>
          <w:t xml:space="preserve">-thirds stemming from expected differences in case </w:t>
        </w:r>
      </w:ins>
      <w:ins w:id="70" w:author="Fábio Augusto Nascimento" w:date="2025-12-26T15:47:00Z" w16du:dateUtc="2025-12-26T21:47:00Z">
        <w:r w:rsidR="000460A1">
          <w:rPr>
            <w:rFonts w:ascii="Arial" w:hAnsi="Arial" w:cs="Arial"/>
          </w:rPr>
          <w:t>difficulty</w:t>
        </w:r>
      </w:ins>
      <w:ins w:id="71" w:author="Fábio Augusto Nascimento" w:date="2025-12-26T15:36:00Z" w16du:dateUtc="2025-12-26T21:36:00Z">
        <w:r w:rsidR="00483B13">
          <w:rPr>
            <w:rFonts w:ascii="Arial" w:hAnsi="Arial" w:cs="Arial"/>
          </w:rPr>
          <w:t xml:space="preserve">. These findings provide the first quantitative framework for understanding </w:t>
        </w:r>
        <w:r w:rsidR="00483B13">
          <w:rPr>
            <w:rFonts w:ascii="Arial" w:hAnsi="Arial" w:cs="Arial"/>
          </w:rPr>
          <w:lastRenderedPageBreak/>
          <w:t>diagnostic variability in epilepsy diagnosis</w:t>
        </w:r>
      </w:ins>
      <w:ins w:id="72" w:author="Fábio Augusto Nascimento" w:date="2025-12-26T15:37:00Z" w16du:dateUtc="2025-12-26T21:37:00Z">
        <w:r w:rsidR="00483B13">
          <w:rPr>
            <w:rFonts w:ascii="Arial" w:hAnsi="Arial" w:cs="Arial"/>
          </w:rPr>
          <w:t xml:space="preserve"> by experts</w:t>
        </w:r>
      </w:ins>
      <w:ins w:id="73" w:author="Fábio Augusto Nascimento" w:date="2025-12-26T15:45:00Z" w16du:dateUtc="2025-12-26T21:45:00Z">
        <w:r w:rsidR="000460A1">
          <w:rPr>
            <w:rFonts w:ascii="Arial" w:hAnsi="Arial" w:cs="Arial"/>
          </w:rPr>
          <w:t xml:space="preserve"> and</w:t>
        </w:r>
      </w:ins>
      <w:ins w:id="74" w:author="Fábio Augusto Nascimento" w:date="2025-12-26T15:36:00Z" w16du:dateUtc="2025-12-26T21:36:00Z">
        <w:r w:rsidR="00483B13">
          <w:rPr>
            <w:rFonts w:ascii="Arial" w:hAnsi="Arial" w:cs="Arial"/>
          </w:rPr>
          <w:t xml:space="preserve"> </w:t>
        </w:r>
      </w:ins>
      <w:ins w:id="75" w:author="Fábio Augusto Nascimento" w:date="2025-12-29T11:26:00Z" w16du:dateUtc="2025-12-29T17:26:00Z">
        <w:r w:rsidR="00005ECE">
          <w:rPr>
            <w:rFonts w:ascii="Arial" w:hAnsi="Arial" w:cs="Arial"/>
          </w:rPr>
          <w:t xml:space="preserve">identify </w:t>
        </w:r>
      </w:ins>
      <w:ins w:id="76" w:author="Fábio Augusto Nascimento" w:date="2025-12-26T15:36:00Z" w16du:dateUtc="2025-12-26T21:36:00Z">
        <w:r w:rsidR="00483B13">
          <w:rPr>
            <w:rFonts w:ascii="Arial" w:hAnsi="Arial" w:cs="Arial"/>
          </w:rPr>
          <w:t xml:space="preserve">specific </w:t>
        </w:r>
      </w:ins>
      <w:ins w:id="77" w:author="Fábio Augusto Nascimento" w:date="2025-12-26T15:37:00Z" w16du:dateUtc="2025-12-26T21:37:00Z">
        <w:r w:rsidR="00483B13">
          <w:rPr>
            <w:rFonts w:ascii="Arial" w:hAnsi="Arial" w:cs="Arial"/>
          </w:rPr>
          <w:t>targets</w:t>
        </w:r>
      </w:ins>
      <w:ins w:id="78" w:author="Fábio Augusto Nascimento" w:date="2025-12-26T15:36:00Z" w16du:dateUtc="2025-12-26T21:36:00Z">
        <w:r w:rsidR="00483B13">
          <w:rPr>
            <w:rFonts w:ascii="Arial" w:hAnsi="Arial" w:cs="Arial"/>
          </w:rPr>
          <w:t xml:space="preserve"> for quality improvement interventions. </w:t>
        </w:r>
      </w:ins>
      <w:del w:id="79" w:author="Fábio Augusto Nascimento" w:date="2025-12-26T15:36:00Z" w16du:dateUtc="2025-12-26T21:36:00Z">
        <w:r w:rsidRPr="009C30F3" w:rsidDel="00483B13">
          <w:rPr>
            <w:rFonts w:ascii="Arial" w:hAnsi="Arial" w:cs="Arial"/>
          </w:rPr>
          <w:delText xml:space="preserve">a remarkably large amount of noise in the diagnosis of epilepsy, which we dissect into different types, and discuss possible remedies. </w:delText>
        </w:r>
      </w:del>
    </w:p>
    <w:p w14:paraId="5E868027" w14:textId="77777777" w:rsidR="005B04A8" w:rsidRPr="009C30F3" w:rsidRDefault="005B04A8" w:rsidP="005B04A8">
      <w:pPr>
        <w:spacing w:line="480" w:lineRule="auto"/>
        <w:ind w:firstLine="708"/>
        <w:rPr>
          <w:rFonts w:ascii="Arial" w:hAnsi="Arial" w:cs="Arial"/>
        </w:rPr>
      </w:pPr>
    </w:p>
    <w:p w14:paraId="68EF4E7A" w14:textId="77777777" w:rsidR="005B04A8" w:rsidRPr="009C30F3" w:rsidRDefault="005B04A8" w:rsidP="005B04A8">
      <w:pPr>
        <w:spacing w:line="480" w:lineRule="auto"/>
        <w:rPr>
          <w:rFonts w:ascii="Arial" w:hAnsi="Arial" w:cs="Arial"/>
          <w:b/>
          <w:bCs/>
          <w:color w:val="222222"/>
        </w:rPr>
      </w:pPr>
      <w:r w:rsidRPr="009C30F3">
        <w:rPr>
          <w:rFonts w:ascii="Arial" w:hAnsi="Arial" w:cs="Arial"/>
          <w:b/>
          <w:bCs/>
          <w:color w:val="222222"/>
        </w:rPr>
        <w:t>Methods/results</w:t>
      </w:r>
    </w:p>
    <w:p w14:paraId="07D51BEE" w14:textId="0D0FD6B6" w:rsidR="009B28DC" w:rsidRPr="009B28DC" w:rsidRDefault="009B28DC" w:rsidP="005B04A8">
      <w:pPr>
        <w:spacing w:line="480" w:lineRule="auto"/>
        <w:rPr>
          <w:rFonts w:ascii="Arial" w:hAnsi="Arial" w:cs="Arial"/>
          <w:color w:val="222222"/>
        </w:rPr>
      </w:pPr>
      <w:r>
        <w:rPr>
          <w:rFonts w:ascii="Arial" w:hAnsi="Arial" w:cs="Arial"/>
          <w:b/>
          <w:bCs/>
          <w:color w:val="222222"/>
        </w:rPr>
        <w:tab/>
      </w:r>
      <w:r w:rsidRPr="00B31B0B">
        <w:rPr>
          <w:rFonts w:ascii="Arial" w:hAnsi="Arial" w:cs="Arial"/>
          <w:color w:val="000000" w:themeColor="text1"/>
        </w:rPr>
        <w:t>Collection and preparation of cases, along with sharing of their deidentified data, were conducted under IRB-approved protocol</w:t>
      </w:r>
      <w:r>
        <w:rPr>
          <w:rFonts w:ascii="Arial" w:hAnsi="Arial" w:cs="Arial"/>
          <w:color w:val="000000" w:themeColor="text1"/>
        </w:rPr>
        <w:t xml:space="preserve">s from </w:t>
      </w:r>
      <w:r w:rsidRPr="009B28DC">
        <w:rPr>
          <w:rFonts w:ascii="Arial" w:hAnsi="Arial" w:cs="Arial"/>
          <w:color w:val="000000" w:themeColor="text1"/>
        </w:rPr>
        <w:t xml:space="preserve">Massachusetts General </w:t>
      </w:r>
      <w:r w:rsidR="003D3FC5">
        <w:rPr>
          <w:rFonts w:ascii="Arial" w:hAnsi="Arial" w:cs="Arial"/>
          <w:color w:val="000000" w:themeColor="text1"/>
        </w:rPr>
        <w:t>Brigham</w:t>
      </w:r>
      <w:r>
        <w:rPr>
          <w:rFonts w:ascii="Arial" w:hAnsi="Arial" w:cs="Arial"/>
          <w:color w:val="000000" w:themeColor="text1"/>
        </w:rPr>
        <w:t xml:space="preserve"> (</w:t>
      </w:r>
      <w:r w:rsidR="003D3FC5" w:rsidRPr="003D3FC5">
        <w:rPr>
          <w:rFonts w:ascii="Arial" w:hAnsi="Arial" w:cs="Arial"/>
          <w:color w:val="000000" w:themeColor="text1"/>
        </w:rPr>
        <w:t>2013P001024</w:t>
      </w:r>
      <w:r>
        <w:rPr>
          <w:rFonts w:ascii="Arial" w:hAnsi="Arial" w:cs="Arial"/>
          <w:color w:val="000000" w:themeColor="text1"/>
        </w:rPr>
        <w:t xml:space="preserve">), </w:t>
      </w:r>
      <w:r w:rsidRPr="009B28DC">
        <w:rPr>
          <w:rFonts w:ascii="Arial" w:hAnsi="Arial" w:cs="Arial"/>
          <w:color w:val="000000" w:themeColor="text1"/>
        </w:rPr>
        <w:t>Beth Israel Deaconess Medical Center</w:t>
      </w:r>
      <w:r>
        <w:rPr>
          <w:rFonts w:ascii="Arial" w:hAnsi="Arial" w:cs="Arial"/>
          <w:color w:val="000000" w:themeColor="text1"/>
        </w:rPr>
        <w:t xml:space="preserve"> (</w:t>
      </w:r>
      <w:r w:rsidR="003D3FC5" w:rsidRPr="003D3FC5">
        <w:rPr>
          <w:rFonts w:ascii="Arial" w:hAnsi="Arial" w:cs="Arial"/>
          <w:color w:val="000000" w:themeColor="text1"/>
        </w:rPr>
        <w:t>2022P000481</w:t>
      </w:r>
      <w:r>
        <w:rPr>
          <w:rFonts w:ascii="Arial" w:hAnsi="Arial" w:cs="Arial"/>
          <w:color w:val="000000" w:themeColor="text1"/>
        </w:rPr>
        <w:t xml:space="preserve">), </w:t>
      </w:r>
      <w:r w:rsidR="003D3FC5">
        <w:rPr>
          <w:rFonts w:ascii="Arial" w:hAnsi="Arial" w:cs="Arial"/>
          <w:color w:val="000000" w:themeColor="text1"/>
        </w:rPr>
        <w:t>Washington University in St. Louis (</w:t>
      </w:r>
      <w:r w:rsidR="003D3FC5" w:rsidRPr="003D3FC5">
        <w:rPr>
          <w:rFonts w:ascii="Arial" w:hAnsi="Arial" w:cs="Arial"/>
          <w:color w:val="000000" w:themeColor="text1"/>
        </w:rPr>
        <w:t>201301128</w:t>
      </w:r>
      <w:r w:rsidR="003D3FC5">
        <w:rPr>
          <w:rFonts w:ascii="Arial" w:hAnsi="Arial" w:cs="Arial"/>
          <w:color w:val="000000" w:themeColor="text1"/>
        </w:rPr>
        <w:t>), University of Texas Southwestern (27031), and Louisiana State University</w:t>
      </w:r>
      <w:ins w:id="80" w:author="Fábio Augusto Nascimento" w:date="2025-12-29T11:36:00Z" w16du:dateUtc="2025-12-29T17:36:00Z">
        <w:r w:rsidR="006C4882">
          <w:rPr>
            <w:rFonts w:ascii="Arial" w:hAnsi="Arial" w:cs="Arial"/>
            <w:color w:val="000000" w:themeColor="text1"/>
          </w:rPr>
          <w:t xml:space="preserve"> Health Shreveport</w:t>
        </w:r>
      </w:ins>
      <w:r w:rsidR="003D3FC5">
        <w:rPr>
          <w:rFonts w:ascii="Arial" w:hAnsi="Arial" w:cs="Arial"/>
          <w:color w:val="000000" w:themeColor="text1"/>
        </w:rPr>
        <w:t xml:space="preserve"> (</w:t>
      </w:r>
      <w:ins w:id="81" w:author="Fábio Augusto Nascimento" w:date="2025-12-29T11:41:00Z" w16du:dateUtc="2025-12-29T17:41:00Z">
        <w:r w:rsidR="006C4882">
          <w:rPr>
            <w:rFonts w:ascii="Arial" w:hAnsi="Arial" w:cs="Arial"/>
            <w:color w:val="000000" w:themeColor="text1"/>
          </w:rPr>
          <w:t>0000</w:t>
        </w:r>
      </w:ins>
      <w:r w:rsidR="0057160B">
        <w:rPr>
          <w:rFonts w:ascii="Arial" w:hAnsi="Arial" w:cs="Arial"/>
          <w:color w:val="000000" w:themeColor="text1"/>
        </w:rPr>
        <w:t>2494</w:t>
      </w:r>
      <w:r w:rsidR="003D3FC5">
        <w:rPr>
          <w:rFonts w:ascii="Arial" w:hAnsi="Arial" w:cs="Arial"/>
          <w:color w:val="000000" w:themeColor="text1"/>
        </w:rPr>
        <w:t>)</w:t>
      </w:r>
      <w:r w:rsidRPr="00B31B0B">
        <w:rPr>
          <w:rFonts w:ascii="Arial" w:hAnsi="Arial" w:cs="Arial"/>
          <w:color w:val="000000" w:themeColor="text1"/>
        </w:rPr>
        <w:t>. Review of cases was conducted by experts who volunteered to participate in the study; therefore, this portion of the study did not require IRB approval based on our review of local IRB policies.</w:t>
      </w:r>
    </w:p>
    <w:p w14:paraId="073CA138" w14:textId="77777777" w:rsidR="009B28DC" w:rsidRPr="009C30F3" w:rsidRDefault="009B28DC" w:rsidP="005B04A8">
      <w:pPr>
        <w:spacing w:line="480" w:lineRule="auto"/>
        <w:rPr>
          <w:rFonts w:ascii="Arial" w:hAnsi="Arial" w:cs="Arial"/>
          <w:b/>
          <w:bCs/>
          <w:color w:val="222222"/>
        </w:rPr>
      </w:pPr>
    </w:p>
    <w:p w14:paraId="5B9178E5" w14:textId="77777777" w:rsidR="005B04A8" w:rsidRPr="009C30F3" w:rsidRDefault="005B04A8" w:rsidP="005B04A8">
      <w:pPr>
        <w:spacing w:line="480" w:lineRule="auto"/>
        <w:rPr>
          <w:rFonts w:ascii="Arial" w:hAnsi="Arial" w:cs="Arial"/>
          <w:i/>
          <w:iCs/>
          <w:color w:val="222222"/>
        </w:rPr>
      </w:pPr>
      <w:r w:rsidRPr="009C30F3">
        <w:rPr>
          <w:rFonts w:ascii="Arial" w:hAnsi="Arial" w:cs="Arial"/>
          <w:i/>
          <w:iCs/>
          <w:color w:val="222222"/>
        </w:rPr>
        <w:t>Cases</w:t>
      </w:r>
    </w:p>
    <w:p w14:paraId="76D7D2B0" w14:textId="730DFA08" w:rsidR="005B04A8" w:rsidRPr="009C30F3" w:rsidRDefault="005B04A8" w:rsidP="005B04A8">
      <w:pPr>
        <w:spacing w:line="480" w:lineRule="auto"/>
        <w:rPr>
          <w:rFonts w:ascii="Arial" w:hAnsi="Arial" w:cs="Arial"/>
        </w:rPr>
      </w:pPr>
      <w:r w:rsidRPr="009C30F3">
        <w:rPr>
          <w:rFonts w:ascii="Arial" w:hAnsi="Arial" w:cs="Arial"/>
          <w:b/>
          <w:bCs/>
          <w:color w:val="222222"/>
        </w:rPr>
        <w:tab/>
      </w:r>
      <w:r w:rsidRPr="009C30F3">
        <w:rPr>
          <w:rFonts w:ascii="Arial" w:hAnsi="Arial" w:cs="Arial"/>
        </w:rPr>
        <w:t>We selected 50 cases – adult and pediatric - seen for suspected seizure(s) (</w:t>
      </w:r>
      <w:r w:rsidRPr="009C30F3">
        <w:rPr>
          <w:rFonts w:ascii="Arial" w:hAnsi="Arial" w:cs="Arial"/>
          <w:b/>
          <w:bCs/>
        </w:rPr>
        <w:t>Table 1</w:t>
      </w:r>
      <w:r w:rsidRPr="009C30F3">
        <w:rPr>
          <w:rFonts w:ascii="Arial" w:hAnsi="Arial" w:cs="Arial"/>
        </w:rPr>
        <w:t xml:space="preserve"> and </w:t>
      </w:r>
      <w:r w:rsidRPr="009C30F3">
        <w:rPr>
          <w:rFonts w:ascii="Arial" w:hAnsi="Arial" w:cs="Arial"/>
          <w:b/>
          <w:bCs/>
        </w:rPr>
        <w:t>Supplemental File 1</w:t>
      </w:r>
      <w:r w:rsidRPr="009C30F3">
        <w:rPr>
          <w:rFonts w:ascii="Arial" w:hAnsi="Arial" w:cs="Arial"/>
        </w:rPr>
        <w:t>) from case archives of four academic tertiary epilepsy centers in the US. Patients had to have an established diagnosis of epilepsy or non-epilepsy - hereafter referred to as “clinical diagnosis” - available at the time of the data collection confirmed either by (</w:t>
      </w:r>
      <w:proofErr w:type="spellStart"/>
      <w:r w:rsidRPr="009C30F3">
        <w:rPr>
          <w:rFonts w:ascii="Arial" w:hAnsi="Arial" w:cs="Arial"/>
        </w:rPr>
        <w:t>i</w:t>
      </w:r>
      <w:proofErr w:type="spellEnd"/>
      <w:r w:rsidRPr="009C30F3">
        <w:rPr>
          <w:rFonts w:ascii="Arial" w:hAnsi="Arial" w:cs="Arial"/>
        </w:rPr>
        <w:t xml:space="preserve">) epilepsy monitoring unit (EMU) data with </w:t>
      </w:r>
      <w:r w:rsidR="00B8234F">
        <w:rPr>
          <w:rFonts w:ascii="Arial" w:hAnsi="Arial" w:cs="Arial"/>
        </w:rPr>
        <w:t>suspected seizures</w:t>
      </w:r>
      <w:r w:rsidRPr="009C30F3">
        <w:rPr>
          <w:rFonts w:ascii="Arial" w:hAnsi="Arial" w:cs="Arial"/>
        </w:rPr>
        <w:t xml:space="preserve"> recorded or (ii) clinical follow-up of at least 6 months after initial evaluation.</w:t>
      </w:r>
    </w:p>
    <w:p w14:paraId="50BAA08C" w14:textId="5118E837" w:rsidR="005B04A8" w:rsidRPr="009C30F3" w:rsidRDefault="005B04A8" w:rsidP="005B04A8">
      <w:pPr>
        <w:spacing w:line="480" w:lineRule="auto"/>
        <w:ind w:firstLine="708"/>
        <w:rPr>
          <w:rFonts w:ascii="Arial" w:hAnsi="Arial" w:cs="Arial"/>
        </w:rPr>
      </w:pPr>
      <w:r w:rsidRPr="009C30F3">
        <w:rPr>
          <w:rFonts w:ascii="Arial" w:hAnsi="Arial" w:cs="Arial"/>
        </w:rPr>
        <w:lastRenderedPageBreak/>
        <w:t>Two authors (FN, MBW) categorized consecutive incoming cases into four level of difficulty bins (easy, moderate, difficult, very difficult) with the aim of creating a case mix typical for an epilepsy subspecialty practice. “Easy” and “very difficult” corresponded to cases they judged most experts would or would not diagnose correctly relative to the clinical diagnosis (epilepsy or non-epilepsy). Moderate and difficult cases fell in between. Case collection continued until reaching an equal number of epilepsy (25) and non-epilepsy cases (25), and comparable numbers of cases in each level of difficulty.</w:t>
      </w:r>
      <w:ins w:id="82" w:author="Fábio Augusto Nascimento" w:date="2025-12-29T11:59:00Z" w16du:dateUtc="2025-12-29T17:59:00Z">
        <w:r w:rsidR="008E1895">
          <w:rPr>
            <w:rFonts w:ascii="Arial" w:hAnsi="Arial" w:cs="Arial"/>
          </w:rPr>
          <w:t xml:space="preserve"> Non-epilepsy cases</w:t>
        </w:r>
      </w:ins>
      <w:r w:rsidRPr="009C30F3">
        <w:rPr>
          <w:rFonts w:ascii="Arial" w:hAnsi="Arial" w:cs="Arial"/>
        </w:rPr>
        <w:t xml:space="preserve"> </w:t>
      </w:r>
      <w:ins w:id="83" w:author="Fábio Augusto Nascimento" w:date="2025-12-29T11:59:00Z" w16du:dateUtc="2025-12-29T17:59:00Z">
        <w:r w:rsidR="008E1895">
          <w:rPr>
            <w:rFonts w:ascii="Arial" w:hAnsi="Arial" w:cs="Arial"/>
          </w:rPr>
          <w:t xml:space="preserve">were not further categorized into </w:t>
        </w:r>
      </w:ins>
      <w:ins w:id="84" w:author="Fábio Augusto Nascimento" w:date="2025-12-29T12:00:00Z" w16du:dateUtc="2025-12-29T18:00:00Z">
        <w:r w:rsidR="008E1895">
          <w:rPr>
            <w:rFonts w:ascii="Arial" w:hAnsi="Arial" w:cs="Arial"/>
          </w:rPr>
          <w:t>subtypes</w:t>
        </w:r>
      </w:ins>
      <w:ins w:id="85" w:author="Fábio Augusto Nascimento" w:date="2025-12-29T12:01:00Z" w16du:dateUtc="2025-12-29T18:01:00Z">
        <w:r w:rsidR="008E1895">
          <w:rPr>
            <w:rFonts w:ascii="Arial" w:hAnsi="Arial" w:cs="Arial"/>
          </w:rPr>
          <w:t xml:space="preserve"> based on the specific etiology</w:t>
        </w:r>
      </w:ins>
      <w:ins w:id="86" w:author="Fábio Augusto Nascimento" w:date="2025-12-29T12:00:00Z" w16du:dateUtc="2025-12-29T18:00:00Z">
        <w:r w:rsidR="008E1895">
          <w:rPr>
            <w:rFonts w:ascii="Arial" w:hAnsi="Arial" w:cs="Arial"/>
          </w:rPr>
          <w:t xml:space="preserve"> (e.g., psychogenic, physiologic). </w:t>
        </w:r>
      </w:ins>
      <w:r w:rsidRPr="009C30F3">
        <w:rPr>
          <w:rFonts w:ascii="Arial" w:hAnsi="Arial" w:cs="Arial"/>
        </w:rPr>
        <w:t xml:space="preserve">Among epilepsy cases, there were 13 confirmed by long-term follow-up and 12 by capture of seizure(s) on EEG. Among non-epilepsy cases, 19 were confirmed by long-term follow-up and 6 by capture of non-seizure events on EEG. </w:t>
      </w:r>
    </w:p>
    <w:p w14:paraId="22AE0961" w14:textId="77777777" w:rsidR="005B04A8" w:rsidRPr="009C30F3" w:rsidRDefault="005B04A8" w:rsidP="005B04A8">
      <w:pPr>
        <w:spacing w:line="480" w:lineRule="auto"/>
        <w:ind w:firstLine="708"/>
        <w:rPr>
          <w:rFonts w:ascii="Arial" w:hAnsi="Arial" w:cs="Arial"/>
        </w:rPr>
      </w:pPr>
    </w:p>
    <w:p w14:paraId="09AAA502" w14:textId="77777777" w:rsidR="005B04A8" w:rsidRPr="009C30F3" w:rsidRDefault="005B04A8" w:rsidP="005B04A8">
      <w:pPr>
        <w:spacing w:line="480" w:lineRule="auto"/>
        <w:rPr>
          <w:rFonts w:ascii="Arial" w:hAnsi="Arial" w:cs="Arial"/>
          <w:i/>
          <w:iCs/>
          <w:color w:val="222222"/>
        </w:rPr>
      </w:pPr>
      <w:r w:rsidRPr="009C30F3">
        <w:rPr>
          <w:rFonts w:ascii="Arial" w:hAnsi="Arial" w:cs="Arial"/>
          <w:i/>
          <w:iCs/>
          <w:color w:val="222222"/>
        </w:rPr>
        <w:t>Participants</w:t>
      </w:r>
    </w:p>
    <w:p w14:paraId="7288FE3D" w14:textId="77777777" w:rsidR="005B04A8" w:rsidRPr="009C30F3" w:rsidRDefault="005B04A8" w:rsidP="005B04A8">
      <w:pPr>
        <w:spacing w:line="480" w:lineRule="auto"/>
        <w:rPr>
          <w:rFonts w:ascii="Arial" w:hAnsi="Arial" w:cs="Arial"/>
        </w:rPr>
      </w:pPr>
      <w:r w:rsidRPr="009C30F3">
        <w:rPr>
          <w:rFonts w:ascii="Arial" w:hAnsi="Arial" w:cs="Arial"/>
          <w:color w:val="222222"/>
        </w:rPr>
        <w:tab/>
      </w:r>
      <w:r w:rsidRPr="009C30F3">
        <w:rPr>
          <w:rFonts w:ascii="Arial" w:hAnsi="Arial" w:cs="Arial"/>
        </w:rPr>
        <w:t>We recruited experts via email. Authors who contributed cases were not eligible to participate in case review. For each case, participants read a vignette summarizing relevant history and physical examination data available at the initial patient evaluation and were asked the likelihood that the patient has epilepsy (</w:t>
      </w:r>
      <w:r w:rsidRPr="009C30F3">
        <w:rPr>
          <w:rFonts w:ascii="Arial" w:hAnsi="Arial" w:cs="Arial"/>
          <w:i/>
          <w:iCs/>
        </w:rPr>
        <w:t>question 1</w:t>
      </w:r>
      <w:r w:rsidRPr="009C30F3">
        <w:rPr>
          <w:rFonts w:ascii="Arial" w:hAnsi="Arial" w:cs="Arial"/>
        </w:rPr>
        <w:t>) according to ILAE diagnostic criteria</w:t>
      </w:r>
      <w:r w:rsidRPr="009C30F3">
        <w:rPr>
          <w:rFonts w:ascii="Arial" w:hAnsi="Arial" w:cs="Arial"/>
        </w:rPr>
        <w:fldChar w:fldCharType="begin">
          <w:fldData xml:space="preserve">PEVuZE5vdGU+PENpdGU+PEF1dGhvcj5GaXNoZXI8L0F1dGhvcj48WWVhcj4yMDE0PC9ZZWFyPjxS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</w:fldData>
        </w:fldChar>
      </w:r>
      <w:r w:rsidRPr="009C30F3">
        <w:rPr>
          <w:rFonts w:ascii="Arial" w:hAnsi="Arial" w:cs="Arial"/>
        </w:rPr>
        <w:instrText xml:space="preserve"> ADDIN EN.CITE </w:instrText>
      </w:r>
      <w:r w:rsidRPr="009C30F3">
        <w:rPr>
          <w:rFonts w:ascii="Arial" w:hAnsi="Arial" w:cs="Arial"/>
        </w:rPr>
        <w:fldChar w:fldCharType="begin">
          <w:fldData xml:space="preserve">PEVuZE5vdGU+PENpdGU+PEF1dGhvcj5GaXNoZXI8L0F1dGhvcj48WWVhcj4yMDE0PC9ZZWFyPjxS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</w:fldData>
        </w:fldChar>
      </w:r>
      <w:r w:rsidRPr="009C30F3">
        <w:rPr>
          <w:rFonts w:ascii="Arial" w:hAnsi="Arial" w:cs="Arial"/>
        </w:rPr>
        <w:instrText xml:space="preserve"> ADDIN EN.CITE.DATA </w:instrText>
      </w:r>
      <w:r w:rsidRPr="009C30F3">
        <w:rPr>
          <w:rFonts w:ascii="Arial" w:hAnsi="Arial" w:cs="Arial"/>
        </w:rPr>
      </w:r>
      <w:r w:rsidRPr="009C30F3">
        <w:rPr>
          <w:rFonts w:ascii="Arial" w:hAnsi="Arial" w:cs="Arial"/>
        </w:rPr>
        <w:fldChar w:fldCharType="end"/>
      </w:r>
      <w:r w:rsidRPr="009C30F3">
        <w:rPr>
          <w:rFonts w:ascii="Arial" w:hAnsi="Arial" w:cs="Arial"/>
        </w:rPr>
      </w:r>
      <w:r w:rsidRPr="009C30F3">
        <w:rPr>
          <w:rFonts w:ascii="Arial" w:hAnsi="Arial" w:cs="Arial"/>
        </w:rPr>
        <w:fldChar w:fldCharType="separate"/>
      </w:r>
      <w:r w:rsidRPr="009C30F3">
        <w:rPr>
          <w:rFonts w:ascii="Arial" w:hAnsi="Arial" w:cs="Arial"/>
          <w:noProof/>
          <w:vertAlign w:val="superscript"/>
        </w:rPr>
        <w:t>4</w:t>
      </w:r>
      <w:r w:rsidRPr="009C30F3">
        <w:rPr>
          <w:rFonts w:ascii="Arial" w:hAnsi="Arial" w:cs="Arial"/>
        </w:rPr>
        <w:fldChar w:fldCharType="end"/>
      </w:r>
      <w:r w:rsidRPr="009C30F3">
        <w:rPr>
          <w:rFonts w:ascii="Arial" w:hAnsi="Arial" w:cs="Arial"/>
        </w:rPr>
        <w:t xml:space="preserve">. Possible responses were “low”, “high”, and “intermediate”. </w:t>
      </w:r>
    </w:p>
    <w:p w14:paraId="0C8E5310" w14:textId="6AEA48AD" w:rsidR="005B04A8" w:rsidRPr="009C30F3" w:rsidRDefault="005B04A8" w:rsidP="005B04A8">
      <w:pPr>
        <w:spacing w:line="480" w:lineRule="auto"/>
        <w:ind w:firstLine="708"/>
        <w:rPr>
          <w:rFonts w:ascii="Arial" w:hAnsi="Arial" w:cs="Arial"/>
        </w:rPr>
      </w:pPr>
      <w:r w:rsidRPr="009C30F3">
        <w:rPr>
          <w:rFonts w:ascii="Arial" w:hAnsi="Arial" w:cs="Arial"/>
        </w:rPr>
        <w:lastRenderedPageBreak/>
        <w:t>If “intermediate” was selected, a representative sample of the patient’s EEG was presented (10-</w:t>
      </w:r>
      <w:r w:rsidR="00BC2792">
        <w:rPr>
          <w:rFonts w:ascii="Arial" w:hAnsi="Arial" w:cs="Arial"/>
        </w:rPr>
        <w:t xml:space="preserve"> </w:t>
      </w:r>
      <w:r w:rsidRPr="009C30F3">
        <w:rPr>
          <w:rFonts w:ascii="Arial" w:hAnsi="Arial" w:cs="Arial"/>
        </w:rPr>
        <w:t>to</w:t>
      </w:r>
      <w:r w:rsidR="00BC2792">
        <w:rPr>
          <w:rFonts w:ascii="Arial" w:hAnsi="Arial" w:cs="Arial"/>
        </w:rPr>
        <w:t xml:space="preserve"> </w:t>
      </w:r>
      <w:r w:rsidRPr="009C30F3">
        <w:rPr>
          <w:rFonts w:ascii="Arial" w:hAnsi="Arial" w:cs="Arial"/>
        </w:rPr>
        <w:t xml:space="preserve">20-second epoch on bipolar and common average </w:t>
      </w:r>
      <w:r w:rsidR="00BC2792">
        <w:rPr>
          <w:rFonts w:ascii="Arial" w:hAnsi="Arial" w:cs="Arial"/>
        </w:rPr>
        <w:t xml:space="preserve">referential </w:t>
      </w:r>
      <w:r w:rsidRPr="009C30F3">
        <w:rPr>
          <w:rFonts w:ascii="Arial" w:hAnsi="Arial" w:cs="Arial"/>
        </w:rPr>
        <w:t>montages) and, if available, a short summary of neuroimaging findings. The EEG epoch shown was selected by the authors to present any suspicious sharp transients, if present. Participants were then asked if the patient has epilepsy (</w:t>
      </w:r>
      <w:r w:rsidRPr="009C30F3">
        <w:rPr>
          <w:rFonts w:ascii="Arial" w:hAnsi="Arial" w:cs="Arial"/>
          <w:i/>
          <w:iCs/>
        </w:rPr>
        <w:t>question 2</w:t>
      </w:r>
      <w:r w:rsidRPr="009C30F3">
        <w:rPr>
          <w:rFonts w:ascii="Arial" w:hAnsi="Arial" w:cs="Arial"/>
        </w:rPr>
        <w:t>). Possible responses were “yes” or “no”. Finally, participants were asked to rate the level of difficulty for each case (</w:t>
      </w:r>
      <w:r w:rsidRPr="009C30F3">
        <w:rPr>
          <w:rFonts w:ascii="Arial" w:hAnsi="Arial" w:cs="Arial"/>
          <w:i/>
          <w:iCs/>
        </w:rPr>
        <w:t>question 3</w:t>
      </w:r>
      <w:r w:rsidRPr="009C30F3">
        <w:rPr>
          <w:rFonts w:ascii="Arial" w:hAnsi="Arial" w:cs="Arial"/>
        </w:rPr>
        <w:t xml:space="preserve">) using a 5-point Likert scale (“very easy” to “very difficult”). </w:t>
      </w:r>
      <w:ins w:id="87" w:author="Fábio Augusto Nascimento" w:date="2025-12-29T12:03:00Z" w16du:dateUtc="2025-12-29T18:03:00Z">
        <w:r w:rsidR="008E1895">
          <w:rPr>
            <w:rFonts w:ascii="Arial" w:hAnsi="Arial" w:cs="Arial"/>
          </w:rPr>
          <w:t xml:space="preserve">A representative </w:t>
        </w:r>
      </w:ins>
      <w:ins w:id="88" w:author="Fábio Augusto Nascimento" w:date="2025-12-29T12:05:00Z" w16du:dateUtc="2025-12-29T18:05:00Z">
        <w:r w:rsidR="00740D74">
          <w:rPr>
            <w:rFonts w:ascii="Arial" w:hAnsi="Arial" w:cs="Arial"/>
          </w:rPr>
          <w:t xml:space="preserve">clinical </w:t>
        </w:r>
      </w:ins>
      <w:ins w:id="89" w:author="Fábio Augusto Nascimento" w:date="2025-12-29T12:03:00Z" w16du:dateUtc="2025-12-29T18:03:00Z">
        <w:r w:rsidR="008E1895">
          <w:rPr>
            <w:rFonts w:ascii="Arial" w:hAnsi="Arial" w:cs="Arial"/>
          </w:rPr>
          <w:t xml:space="preserve">vignette is shown in </w:t>
        </w:r>
        <w:r w:rsidR="008E1895" w:rsidRPr="008E1895">
          <w:rPr>
            <w:rFonts w:ascii="Arial" w:hAnsi="Arial" w:cs="Arial"/>
            <w:b/>
            <w:bCs/>
            <w:rPrChange w:id="90" w:author="Fábio Augusto Nascimento" w:date="2025-12-29T12:03:00Z" w16du:dateUtc="2025-12-29T18:03:00Z">
              <w:rPr>
                <w:rFonts w:ascii="Arial" w:hAnsi="Arial" w:cs="Arial"/>
              </w:rPr>
            </w:rPrChange>
          </w:rPr>
          <w:t>Table 2</w:t>
        </w:r>
        <w:r w:rsidR="008E1895">
          <w:rPr>
            <w:rFonts w:ascii="Arial" w:hAnsi="Arial" w:cs="Arial"/>
          </w:rPr>
          <w:t>.</w:t>
        </w:r>
      </w:ins>
    </w:p>
    <w:p w14:paraId="4B154BAD" w14:textId="77777777" w:rsidR="005B04A8" w:rsidRPr="009C30F3" w:rsidRDefault="005B04A8" w:rsidP="005B04A8">
      <w:pPr>
        <w:spacing w:line="480" w:lineRule="auto"/>
        <w:ind w:firstLine="708"/>
        <w:rPr>
          <w:rFonts w:ascii="Arial" w:hAnsi="Arial" w:cs="Arial"/>
        </w:rPr>
      </w:pPr>
      <w:r w:rsidRPr="009C30F3">
        <w:rPr>
          <w:rFonts w:ascii="Arial" w:hAnsi="Arial" w:cs="Arial"/>
        </w:rPr>
        <w:t xml:space="preserve">The first round of case review was </w:t>
      </w:r>
      <w:r w:rsidRPr="009C30F3">
        <w:rPr>
          <w:rFonts w:ascii="Arial" w:hAnsi="Arial" w:cs="Arial"/>
          <w:i/>
          <w:iCs/>
        </w:rPr>
        <w:t>occasion 1</w:t>
      </w:r>
      <w:r w:rsidRPr="009C30F3">
        <w:rPr>
          <w:rFonts w:ascii="Arial" w:hAnsi="Arial" w:cs="Arial"/>
        </w:rPr>
        <w:t>. After a washout period of at least 30 days, participants reviewed the same cases and answered the same questions again (</w:t>
      </w:r>
      <w:r w:rsidRPr="009C30F3">
        <w:rPr>
          <w:rFonts w:ascii="Arial" w:hAnsi="Arial" w:cs="Arial"/>
          <w:i/>
          <w:iCs/>
        </w:rPr>
        <w:t>occasion 2</w:t>
      </w:r>
      <w:r w:rsidRPr="009C30F3">
        <w:rPr>
          <w:rFonts w:ascii="Arial" w:hAnsi="Arial" w:cs="Arial"/>
        </w:rPr>
        <w:t xml:space="preserve">). </w:t>
      </w:r>
    </w:p>
    <w:p w14:paraId="0B0514E7" w14:textId="77777777" w:rsidR="005B04A8" w:rsidRPr="009C30F3" w:rsidRDefault="005B04A8" w:rsidP="005B04A8">
      <w:pPr>
        <w:spacing w:line="480" w:lineRule="auto"/>
        <w:rPr>
          <w:rFonts w:ascii="Arial" w:hAnsi="Arial" w:cs="Arial"/>
          <w:color w:val="222222"/>
        </w:rPr>
      </w:pPr>
    </w:p>
    <w:p w14:paraId="5CFF885B" w14:textId="77777777" w:rsidR="005B04A8" w:rsidRPr="009C30F3" w:rsidRDefault="005B04A8" w:rsidP="005B04A8">
      <w:pPr>
        <w:spacing w:line="480" w:lineRule="auto"/>
        <w:rPr>
          <w:rFonts w:ascii="Arial" w:hAnsi="Arial" w:cs="Arial"/>
          <w:i/>
          <w:iCs/>
          <w:color w:val="000000" w:themeColor="text1"/>
        </w:rPr>
      </w:pPr>
      <w:r w:rsidRPr="009C30F3">
        <w:rPr>
          <w:rFonts w:ascii="Arial" w:hAnsi="Arial" w:cs="Arial"/>
          <w:i/>
          <w:iCs/>
          <w:color w:val="000000" w:themeColor="text1"/>
        </w:rPr>
        <w:t>Signal strength and system noise</w:t>
      </w:r>
    </w:p>
    <w:p w14:paraId="521EEBDD" w14:textId="5194BCA1" w:rsidR="005B04A8" w:rsidRPr="009C30F3" w:rsidRDefault="005B04A8" w:rsidP="005B04A8">
      <w:pPr>
        <w:spacing w:line="480" w:lineRule="auto"/>
        <w:ind w:firstLine="708"/>
        <w:rPr>
          <w:rFonts w:ascii="Arial" w:hAnsi="Arial" w:cs="Arial"/>
        </w:rPr>
      </w:pPr>
      <w:r w:rsidRPr="009C30F3">
        <w:rPr>
          <w:rFonts w:ascii="Arial" w:hAnsi="Arial" w:cs="Arial"/>
          <w:color w:val="222222"/>
        </w:rPr>
        <w:t>W</w:t>
      </w:r>
      <w:r w:rsidRPr="009C30F3">
        <w:rPr>
          <w:rFonts w:ascii="Arial" w:hAnsi="Arial" w:cs="Arial"/>
          <w:color w:val="000000" w:themeColor="text1"/>
        </w:rPr>
        <w:t xml:space="preserve">e performed a modified analysis of variance (ANOVA) to estimate the contributions of several underlying components to the total variation of expert responses. </w:t>
      </w:r>
      <w:r w:rsidRPr="009C30F3">
        <w:rPr>
          <w:rFonts w:ascii="Arial" w:hAnsi="Arial" w:cs="Arial"/>
        </w:rPr>
        <w:t xml:space="preserve">Technical details of the approach are provided in </w:t>
      </w:r>
      <w:r w:rsidRPr="009C30F3">
        <w:rPr>
          <w:rFonts w:ascii="Arial" w:hAnsi="Arial" w:cs="Arial"/>
          <w:b/>
          <w:bCs/>
        </w:rPr>
        <w:t>Supplemental File 2</w:t>
      </w:r>
      <w:r w:rsidRPr="009C30F3">
        <w:rPr>
          <w:rFonts w:ascii="Arial" w:hAnsi="Arial" w:cs="Arial"/>
        </w:rPr>
        <w:t xml:space="preserve">.  </w:t>
      </w:r>
      <w:r w:rsidR="00BC2792">
        <w:rPr>
          <w:rFonts w:ascii="Arial" w:hAnsi="Arial" w:cs="Arial"/>
          <w:color w:val="000000" w:themeColor="text1"/>
        </w:rPr>
        <w:t xml:space="preserve">We refer to </w:t>
      </w:r>
      <w:del w:id="91" w:author="Fábio Augusto Nascimento" w:date="2025-12-26T16:51:00Z" w16du:dateUtc="2025-12-26T22:51:00Z">
        <w:r w:rsidR="00BC2792" w:rsidDel="00B34DC6">
          <w:rPr>
            <w:rFonts w:ascii="Arial" w:hAnsi="Arial" w:cs="Arial"/>
            <w:color w:val="000000" w:themeColor="text1"/>
          </w:rPr>
          <w:delText>the</w:delText>
        </w:r>
        <w:r w:rsidRPr="009C30F3" w:rsidDel="00B34DC6">
          <w:rPr>
            <w:rFonts w:ascii="Arial" w:hAnsi="Arial" w:cs="Arial"/>
            <w:color w:val="000000" w:themeColor="text1"/>
          </w:rPr>
          <w:delText xml:space="preserve"> </w:delText>
        </w:r>
      </w:del>
      <w:r w:rsidR="00BC2792">
        <w:rPr>
          <w:rFonts w:ascii="Arial" w:hAnsi="Arial" w:cs="Arial"/>
          <w:color w:val="000000" w:themeColor="text1"/>
        </w:rPr>
        <w:t>variation</w:t>
      </w:r>
      <w:ins w:id="92" w:author="Fábio Augusto Nascimento" w:date="2025-12-26T16:46:00Z" w16du:dateUtc="2025-12-26T22:46:00Z">
        <w:r w:rsidR="00EF2C16">
          <w:rPr>
            <w:rFonts w:ascii="Arial" w:hAnsi="Arial" w:cs="Arial"/>
            <w:color w:val="000000" w:themeColor="text1"/>
          </w:rPr>
          <w:t xml:space="preserve"> </w:t>
        </w:r>
      </w:ins>
      <w:ins w:id="93" w:author="Fábio Augusto Nascimento" w:date="2025-12-26T16:51:00Z" w16du:dateUtc="2025-12-26T22:51:00Z">
        <w:r w:rsidR="00B34DC6">
          <w:rPr>
            <w:rFonts w:ascii="Arial" w:hAnsi="Arial" w:cs="Arial"/>
            <w:color w:val="000000" w:themeColor="text1"/>
          </w:rPr>
          <w:t xml:space="preserve">that reflects true differences in case difficulty as “signal”, where some cases have clearer evidence for or against epilepsy than others. </w:t>
        </w:r>
      </w:ins>
      <w:ins w:id="94" w:author="Fábio Augusto Nascimento" w:date="2025-12-26T16:47:00Z" w16du:dateUtc="2025-12-26T22:47:00Z">
        <w:r w:rsidR="00EF2C16">
          <w:rPr>
            <w:rFonts w:ascii="Arial" w:hAnsi="Arial" w:cs="Arial"/>
            <w:color w:val="000000" w:themeColor="text1"/>
          </w:rPr>
          <w:t xml:space="preserve">Signal strength represents the proportion of total diagnostic variation explained by </w:t>
        </w:r>
        <w:r w:rsidR="00B34DC6">
          <w:rPr>
            <w:rFonts w:ascii="Arial" w:hAnsi="Arial" w:cs="Arial"/>
            <w:color w:val="000000" w:themeColor="text1"/>
          </w:rPr>
          <w:t>these case differences</w:t>
        </w:r>
      </w:ins>
      <w:ins w:id="95" w:author="Fábio Augusto Nascimento" w:date="2025-12-29T13:04:00Z" w16du:dateUtc="2025-12-29T19:04:00Z">
        <w:r w:rsidR="0078234C">
          <w:rPr>
            <w:rFonts w:ascii="Arial" w:hAnsi="Arial" w:cs="Arial"/>
            <w:color w:val="000000" w:themeColor="text1"/>
          </w:rPr>
          <w:t xml:space="preserve">, calculated from the variation across cases in the frequency of affirmative (epilepsy) diagnosis. </w:t>
        </w:r>
      </w:ins>
      <w:del w:id="96" w:author="Fábio Augusto Nascimento" w:date="2025-12-26T16:47:00Z" w16du:dateUtc="2025-12-26T22:47:00Z">
        <w:r w:rsidR="00BC2792" w:rsidRPr="009C30F3" w:rsidDel="00B34DC6">
          <w:rPr>
            <w:rFonts w:ascii="Arial" w:hAnsi="Arial" w:cs="Arial"/>
            <w:color w:val="000000" w:themeColor="text1"/>
          </w:rPr>
          <w:delText xml:space="preserve"> </w:delText>
        </w:r>
        <w:r w:rsidRPr="009C30F3" w:rsidDel="00B34DC6">
          <w:rPr>
            <w:rFonts w:ascii="Arial" w:hAnsi="Arial" w:cs="Arial"/>
            <w:color w:val="000000" w:themeColor="text1"/>
          </w:rPr>
          <w:delText xml:space="preserve">across cases in the frequency of an affirmative (epilepsy) diagnosis as “consensus variation” or “signal strength”. </w:delText>
        </w:r>
      </w:del>
      <w:r w:rsidR="00BC2792">
        <w:rPr>
          <w:rFonts w:ascii="Arial" w:hAnsi="Arial" w:cs="Arial"/>
          <w:color w:val="000000" w:themeColor="text1"/>
        </w:rPr>
        <w:t>Signal strength is 100%</w:t>
      </w:r>
      <w:r w:rsidR="00992E85">
        <w:rPr>
          <w:rFonts w:ascii="Arial" w:hAnsi="Arial" w:cs="Arial"/>
          <w:color w:val="000000" w:themeColor="text1"/>
        </w:rPr>
        <w:t xml:space="preserve"> and there is zero noise</w:t>
      </w:r>
      <w:ins w:id="97" w:author="Fábio Augusto Nascimento" w:date="2025-12-26T16:47:00Z" w16du:dateUtc="2025-12-26T22:47:00Z">
        <w:r w:rsidR="00B34DC6">
          <w:rPr>
            <w:rFonts w:ascii="Arial" w:hAnsi="Arial" w:cs="Arial"/>
            <w:color w:val="000000" w:themeColor="text1"/>
          </w:rPr>
          <w:t xml:space="preserve"> </w:t>
        </w:r>
        <w:r w:rsidR="00B34DC6">
          <w:rPr>
            <w:rFonts w:ascii="Arial" w:hAnsi="Arial" w:cs="Arial"/>
            <w:color w:val="000000" w:themeColor="text1"/>
          </w:rPr>
          <w:lastRenderedPageBreak/>
          <w:t xml:space="preserve">when all diagnostic variation </w:t>
        </w:r>
      </w:ins>
      <w:ins w:id="98" w:author="Fábio Augusto Nascimento" w:date="2025-12-26T16:48:00Z" w16du:dateUtc="2025-12-26T22:48:00Z">
        <w:r w:rsidR="00B34DC6">
          <w:rPr>
            <w:rFonts w:ascii="Arial" w:hAnsi="Arial" w:cs="Arial"/>
            <w:color w:val="000000" w:themeColor="text1"/>
          </w:rPr>
          <w:t>stems from case characteristics, with no contribution from noise. Conversely, signal strength is 0% when all variation is due to noise.</w:t>
        </w:r>
      </w:ins>
      <w:r w:rsidR="00BC2792">
        <w:rPr>
          <w:rFonts w:ascii="Arial" w:hAnsi="Arial" w:cs="Arial"/>
          <w:color w:val="000000" w:themeColor="text1"/>
        </w:rPr>
        <w:t xml:space="preserve"> </w:t>
      </w:r>
      <w:del w:id="99" w:author="Fábio Augusto Nascimento" w:date="2025-12-26T16:49:00Z" w16du:dateUtc="2025-12-26T22:49:00Z">
        <w:r w:rsidR="00BC2792" w:rsidDel="00B34DC6">
          <w:rPr>
            <w:rFonts w:ascii="Arial" w:hAnsi="Arial" w:cs="Arial"/>
            <w:color w:val="000000" w:themeColor="text1"/>
          </w:rPr>
          <w:delText xml:space="preserve">if and only </w:delText>
        </w:r>
        <w:r w:rsidRPr="009C30F3" w:rsidDel="00B34DC6">
          <w:rPr>
            <w:rFonts w:ascii="Arial" w:hAnsi="Arial" w:cs="Arial"/>
            <w:color w:val="000000" w:themeColor="text1"/>
          </w:rPr>
          <w:delText xml:space="preserve">if all experts agree on all cases on both occasions. </w:delText>
        </w:r>
      </w:del>
      <w:r w:rsidRPr="009C30F3">
        <w:rPr>
          <w:rFonts w:ascii="Arial" w:hAnsi="Arial" w:cs="Arial"/>
          <w:color w:val="000000" w:themeColor="text1"/>
        </w:rPr>
        <w:t xml:space="preserve">We refer to </w:t>
      </w:r>
      <w:ins w:id="100" w:author="Fábio Augusto Nascimento" w:date="2025-12-26T16:52:00Z" w16du:dateUtc="2025-12-26T22:52:00Z">
        <w:r w:rsidR="00B34DC6">
          <w:rPr>
            <w:rFonts w:ascii="Arial" w:hAnsi="Arial" w:cs="Arial"/>
            <w:color w:val="000000" w:themeColor="text1"/>
          </w:rPr>
          <w:t xml:space="preserve">the </w:t>
        </w:r>
      </w:ins>
      <w:ins w:id="101" w:author="Fábio Augusto Nascimento" w:date="2025-12-26T16:49:00Z" w16du:dateUtc="2025-12-26T22:49:00Z">
        <w:r w:rsidR="00B34DC6">
          <w:rPr>
            <w:rFonts w:ascii="Arial" w:hAnsi="Arial" w:cs="Arial"/>
            <w:color w:val="000000" w:themeColor="text1"/>
          </w:rPr>
          <w:t xml:space="preserve">remaining </w:t>
        </w:r>
      </w:ins>
      <w:del w:id="102" w:author="Fábio Augusto Nascimento" w:date="2025-12-26T16:49:00Z" w16du:dateUtc="2025-12-26T22:49:00Z">
        <w:r w:rsidRPr="009C30F3" w:rsidDel="00B34DC6">
          <w:rPr>
            <w:rFonts w:ascii="Arial" w:hAnsi="Arial" w:cs="Arial"/>
            <w:color w:val="000000" w:themeColor="text1"/>
          </w:rPr>
          <w:delText xml:space="preserve">additional </w:delText>
        </w:r>
      </w:del>
      <w:r w:rsidRPr="009C30F3">
        <w:rPr>
          <w:rFonts w:ascii="Arial" w:hAnsi="Arial" w:cs="Arial"/>
          <w:color w:val="000000" w:themeColor="text1"/>
        </w:rPr>
        <w:t>variation after signal</w:t>
      </w:r>
      <w:r w:rsidR="00BC2792">
        <w:rPr>
          <w:rFonts w:ascii="Arial" w:hAnsi="Arial" w:cs="Arial"/>
          <w:color w:val="000000" w:themeColor="text1"/>
        </w:rPr>
        <w:t xml:space="preserve"> strength</w:t>
      </w:r>
      <w:r w:rsidRPr="009C30F3">
        <w:rPr>
          <w:rFonts w:ascii="Arial" w:hAnsi="Arial" w:cs="Arial"/>
          <w:color w:val="000000" w:themeColor="text1"/>
        </w:rPr>
        <w:t xml:space="preserve"> is </w:t>
      </w:r>
      <w:ins w:id="103" w:author="Fábio Augusto Nascimento" w:date="2025-12-26T16:49:00Z" w16du:dateUtc="2025-12-26T22:49:00Z">
        <w:r w:rsidR="00B34DC6">
          <w:rPr>
            <w:rFonts w:ascii="Arial" w:hAnsi="Arial" w:cs="Arial"/>
            <w:color w:val="000000" w:themeColor="text1"/>
          </w:rPr>
          <w:t>accounted for</w:t>
        </w:r>
      </w:ins>
      <w:del w:id="104" w:author="Fábio Augusto Nascimento" w:date="2025-12-26T16:49:00Z" w16du:dateUtc="2025-12-26T22:49:00Z">
        <w:r w:rsidRPr="009C30F3" w:rsidDel="00B34DC6">
          <w:rPr>
            <w:rFonts w:ascii="Arial" w:hAnsi="Arial" w:cs="Arial"/>
            <w:color w:val="000000" w:themeColor="text1"/>
          </w:rPr>
          <w:delText>subtracted from the total variance</w:delText>
        </w:r>
      </w:del>
      <w:r w:rsidRPr="009C30F3">
        <w:rPr>
          <w:rFonts w:ascii="Arial" w:hAnsi="Arial" w:cs="Arial"/>
          <w:color w:val="000000" w:themeColor="text1"/>
        </w:rPr>
        <w:t xml:space="preserve"> as </w:t>
      </w:r>
      <w:r w:rsidRPr="009C30F3">
        <w:rPr>
          <w:rFonts w:ascii="Arial" w:hAnsi="Arial" w:cs="Arial"/>
          <w:i/>
          <w:iCs/>
          <w:color w:val="000000" w:themeColor="text1"/>
        </w:rPr>
        <w:t>system noise</w:t>
      </w:r>
      <w:r w:rsidRPr="009C30F3">
        <w:rPr>
          <w:rFonts w:ascii="Arial" w:hAnsi="Arial" w:cs="Arial"/>
          <w:color w:val="000000" w:themeColor="text1"/>
        </w:rPr>
        <w:t>. In other words, system noise is unwanted variance.</w:t>
      </w:r>
    </w:p>
    <w:p w14:paraId="074B7134" w14:textId="77777777" w:rsidR="005B04A8" w:rsidRPr="009C30F3" w:rsidRDefault="005B04A8" w:rsidP="005B04A8">
      <w:pPr>
        <w:spacing w:line="480" w:lineRule="auto"/>
        <w:rPr>
          <w:rFonts w:ascii="Arial" w:hAnsi="Arial" w:cs="Arial"/>
          <w:color w:val="000000" w:themeColor="text1"/>
        </w:rPr>
      </w:pPr>
    </w:p>
    <w:p w14:paraId="74428B4A" w14:textId="77777777" w:rsidR="005B04A8" w:rsidRPr="009C30F3" w:rsidRDefault="005B04A8" w:rsidP="005B04A8">
      <w:pPr>
        <w:spacing w:line="480" w:lineRule="auto"/>
        <w:rPr>
          <w:rFonts w:ascii="Arial" w:hAnsi="Arial" w:cs="Arial"/>
          <w:i/>
          <w:iCs/>
          <w:color w:val="222222"/>
        </w:rPr>
      </w:pPr>
      <w:r w:rsidRPr="009C30F3">
        <w:rPr>
          <w:rFonts w:ascii="Arial" w:hAnsi="Arial" w:cs="Arial"/>
          <w:i/>
          <w:iCs/>
          <w:color w:val="222222"/>
        </w:rPr>
        <w:t>Noise decomposition</w:t>
      </w:r>
    </w:p>
    <w:p w14:paraId="37E686F3" w14:textId="0524BB1E" w:rsidR="005B04A8" w:rsidRPr="009C30F3" w:rsidRDefault="005B04A8" w:rsidP="005B04A8">
      <w:pPr>
        <w:spacing w:line="480" w:lineRule="auto"/>
        <w:ind w:firstLine="708"/>
        <w:rPr>
          <w:rFonts w:ascii="Arial" w:hAnsi="Arial" w:cs="Arial"/>
          <w:color w:val="000000" w:themeColor="text1"/>
        </w:rPr>
      </w:pPr>
      <w:r w:rsidRPr="009C30F3">
        <w:rPr>
          <w:rFonts w:ascii="Arial" w:hAnsi="Arial" w:cs="Arial"/>
          <w:color w:val="000000" w:themeColor="text1"/>
        </w:rPr>
        <w:t xml:space="preserve">We decomposed system noise into three subtypes: level noise (LN), pattern noise (PN), and occasion noise (ON). Level noise (LN) is the main effect of the expert. This reflects an expert’s tendency to over- or under-diagnose epilepsy relative to other experts for a given case. Pattern noise (PN) measures the interaction between cases and experts (i.e., variability in the idiosyncratic but stable responses of a given expert to information about cases). For instance, a given expert might be more likely than others to give a diagnosis of epilepsy in cases with a history of peri-event bowel/bladder incontinence. Occasion noise (ON) is within-expert </w:t>
      </w:r>
      <w:ins w:id="105" w:author="Fábio Augusto Nascimento" w:date="2025-12-29T13:36:00Z" w16du:dateUtc="2025-12-29T19:36:00Z">
        <w:r w:rsidR="00E1258F">
          <w:rPr>
            <w:rFonts w:ascii="Arial" w:hAnsi="Arial" w:cs="Arial"/>
            <w:color w:val="000000" w:themeColor="text1"/>
          </w:rPr>
          <w:t xml:space="preserve">temporal </w:t>
        </w:r>
      </w:ins>
      <w:r w:rsidRPr="009C30F3">
        <w:rPr>
          <w:rFonts w:ascii="Arial" w:hAnsi="Arial" w:cs="Arial"/>
          <w:color w:val="000000" w:themeColor="text1"/>
        </w:rPr>
        <w:t xml:space="preserve">variability, measurable because of repeated testing. </w:t>
      </w:r>
      <w:r w:rsidRPr="009C30F3">
        <w:rPr>
          <w:rFonts w:ascii="Arial" w:hAnsi="Arial" w:cs="Arial"/>
        </w:rPr>
        <w:t>This variability arises from transient factors that influence judgment</w:t>
      </w:r>
      <w:r w:rsidR="00526FA1">
        <w:rPr>
          <w:rFonts w:ascii="Arial" w:hAnsi="Arial" w:cs="Arial"/>
        </w:rPr>
        <w:t>,</w:t>
      </w:r>
      <w:r w:rsidRPr="009C30F3">
        <w:rPr>
          <w:rFonts w:ascii="Arial" w:hAnsi="Arial" w:cs="Arial"/>
        </w:rPr>
        <w:t xml:space="preserve"> such as </w:t>
      </w:r>
      <w:del w:id="106" w:author="Fábio Augusto Nascimento" w:date="2025-12-29T13:36:00Z" w16du:dateUtc="2025-12-29T19:36:00Z">
        <w:r w:rsidRPr="009C30F3" w:rsidDel="00E1258F">
          <w:rPr>
            <w:rFonts w:ascii="Arial" w:hAnsi="Arial" w:cs="Arial"/>
          </w:rPr>
          <w:delText xml:space="preserve"> </w:delText>
        </w:r>
      </w:del>
      <w:r w:rsidRPr="009C30F3">
        <w:rPr>
          <w:rFonts w:ascii="Arial" w:hAnsi="Arial" w:cs="Arial"/>
        </w:rPr>
        <w:t>mood</w:t>
      </w:r>
      <w:r w:rsidRPr="009C30F3">
        <w:rPr>
          <w:rFonts w:ascii="Arial" w:hAnsi="Arial" w:cs="Arial"/>
        </w:rPr>
        <w:fldChar w:fldCharType="begin">
          <w:fldData xml:space="preserve">PEVuZE5vdGU+PENpdGU+PEF1dGhvcj5Gb3JnYXM8L0F1dGhvcj48WWVhcj4xOTk4PC9ZZWFyPjxS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=
</w:fldData>
        </w:fldChar>
      </w:r>
      <w:r w:rsidR="00857CE6">
        <w:rPr>
          <w:rFonts w:ascii="Arial" w:hAnsi="Arial" w:cs="Arial"/>
        </w:rPr>
        <w:instrText xml:space="preserve"> ADDIN EN.CITE </w:instrText>
      </w:r>
      <w:r w:rsidR="00857CE6">
        <w:rPr>
          <w:rFonts w:ascii="Arial" w:hAnsi="Arial" w:cs="Arial"/>
        </w:rPr>
        <w:fldChar w:fldCharType="begin">
          <w:fldData xml:space="preserve">PEVuZE5vdGU+PENpdGU+PEF1dGhvcj5Gb3JnYXM8L0F1dGhvcj48WWVhcj4xOTk4PC9ZZWFyPjxS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=
</w:fldData>
        </w:fldChar>
      </w:r>
      <w:r w:rsidR="00857CE6">
        <w:rPr>
          <w:rFonts w:ascii="Arial" w:hAnsi="Arial" w:cs="Arial"/>
        </w:rPr>
        <w:instrText xml:space="preserve"> ADDIN EN.CITE.DATA </w:instrText>
      </w:r>
      <w:r w:rsidR="00857CE6">
        <w:rPr>
          <w:rFonts w:ascii="Arial" w:hAnsi="Arial" w:cs="Arial"/>
        </w:rPr>
      </w:r>
      <w:r w:rsidR="00857CE6">
        <w:rPr>
          <w:rFonts w:ascii="Arial" w:hAnsi="Arial" w:cs="Arial"/>
        </w:rPr>
        <w:fldChar w:fldCharType="end"/>
      </w:r>
      <w:r w:rsidRPr="009C30F3">
        <w:rPr>
          <w:rFonts w:ascii="Arial" w:hAnsi="Arial" w:cs="Arial"/>
        </w:rPr>
      </w:r>
      <w:r w:rsidRPr="009C30F3">
        <w:rPr>
          <w:rFonts w:ascii="Arial" w:hAnsi="Arial" w:cs="Arial"/>
        </w:rPr>
        <w:fldChar w:fldCharType="separate"/>
      </w:r>
      <w:r w:rsidRPr="009C30F3">
        <w:rPr>
          <w:rFonts w:ascii="Arial" w:hAnsi="Arial" w:cs="Arial"/>
          <w:noProof/>
          <w:vertAlign w:val="superscript"/>
        </w:rPr>
        <w:t>3,5,6</w:t>
      </w:r>
      <w:r w:rsidRPr="009C30F3">
        <w:rPr>
          <w:rFonts w:ascii="Arial" w:hAnsi="Arial" w:cs="Arial"/>
        </w:rPr>
        <w:fldChar w:fldCharType="end"/>
      </w:r>
      <w:r w:rsidRPr="009C30F3">
        <w:rPr>
          <w:rFonts w:ascii="Arial" w:hAnsi="Arial" w:cs="Arial"/>
        </w:rPr>
        <w:t>, time since last meal</w:t>
      </w:r>
      <w:r w:rsidRPr="009C30F3">
        <w:rPr>
          <w:rFonts w:ascii="Arial" w:hAnsi="Arial" w:cs="Arial"/>
        </w:rPr>
        <w:fldChar w:fldCharType="begin">
          <w:fldData xml:space="preserve">PEVuZE5vdGU+PENpdGU+PEF1dGhvcj5EYW56aWdlcjwvQXV0aG9yPjxZZWFyPjIwMTE8L1llYXI+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</w:fldData>
        </w:fldChar>
      </w:r>
      <w:r w:rsidR="00857CE6">
        <w:rPr>
          <w:rFonts w:ascii="Arial" w:hAnsi="Arial" w:cs="Arial"/>
        </w:rPr>
        <w:instrText xml:space="preserve"> ADDIN EN.CITE </w:instrText>
      </w:r>
      <w:r w:rsidR="00857CE6">
        <w:rPr>
          <w:rFonts w:ascii="Arial" w:hAnsi="Arial" w:cs="Arial"/>
        </w:rPr>
        <w:fldChar w:fldCharType="begin">
          <w:fldData xml:space="preserve">PEVuZE5vdGU+PENpdGU+PEF1dGhvcj5EYW56aWdlcjwvQXV0aG9yPjxZZWFyPjIwMTE8L1llYXI+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</w:fldData>
        </w:fldChar>
      </w:r>
      <w:r w:rsidR="00857CE6">
        <w:rPr>
          <w:rFonts w:ascii="Arial" w:hAnsi="Arial" w:cs="Arial"/>
        </w:rPr>
        <w:instrText xml:space="preserve"> ADDIN EN.CITE.DATA </w:instrText>
      </w:r>
      <w:r w:rsidR="00857CE6">
        <w:rPr>
          <w:rFonts w:ascii="Arial" w:hAnsi="Arial" w:cs="Arial"/>
        </w:rPr>
      </w:r>
      <w:r w:rsidR="00857CE6">
        <w:rPr>
          <w:rFonts w:ascii="Arial" w:hAnsi="Arial" w:cs="Arial"/>
        </w:rPr>
        <w:fldChar w:fldCharType="end"/>
      </w:r>
      <w:r w:rsidRPr="009C30F3">
        <w:rPr>
          <w:rFonts w:ascii="Arial" w:hAnsi="Arial" w:cs="Arial"/>
        </w:rPr>
      </w:r>
      <w:r w:rsidRPr="009C30F3">
        <w:rPr>
          <w:rFonts w:ascii="Arial" w:hAnsi="Arial" w:cs="Arial"/>
        </w:rPr>
        <w:fldChar w:fldCharType="separate"/>
      </w:r>
      <w:r w:rsidRPr="009C30F3">
        <w:rPr>
          <w:rFonts w:ascii="Arial" w:hAnsi="Arial" w:cs="Arial"/>
          <w:noProof/>
          <w:vertAlign w:val="superscript"/>
        </w:rPr>
        <w:t>3,7</w:t>
      </w:r>
      <w:r w:rsidRPr="009C30F3">
        <w:rPr>
          <w:rFonts w:ascii="Arial" w:hAnsi="Arial" w:cs="Arial"/>
        </w:rPr>
        <w:fldChar w:fldCharType="end"/>
      </w:r>
      <w:r w:rsidRPr="009C30F3">
        <w:rPr>
          <w:rFonts w:ascii="Arial" w:hAnsi="Arial" w:cs="Arial"/>
        </w:rPr>
        <w:t>, and weather</w:t>
      </w:r>
      <w:r w:rsidRPr="009C30F3">
        <w:rPr>
          <w:rFonts w:ascii="Arial" w:hAnsi="Arial" w:cs="Arial"/>
        </w:rPr>
        <w:fldChar w:fldCharType="begin">
          <w:fldData xml:space="preserve">PEVuZE5vdGU+PENpdGU+PEF1dGhvcj5TaW1vbnNvaG48L0F1dGhvcj48WWVhcj4yMDA3PC9ZZWFy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</w:fldData>
        </w:fldChar>
      </w:r>
      <w:r w:rsidR="00857CE6">
        <w:rPr>
          <w:rFonts w:ascii="Arial" w:hAnsi="Arial" w:cs="Arial"/>
        </w:rPr>
        <w:instrText xml:space="preserve"> ADDIN EN.CITE </w:instrText>
      </w:r>
      <w:r w:rsidR="00857CE6">
        <w:rPr>
          <w:rFonts w:ascii="Arial" w:hAnsi="Arial" w:cs="Arial"/>
        </w:rPr>
        <w:fldChar w:fldCharType="begin">
          <w:fldData xml:space="preserve">PEVuZE5vdGU+PENpdGU+PEF1dGhvcj5TaW1vbnNvaG48L0F1dGhvcj48WWVhcj4yMDA3PC9ZZWFy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</w:fldData>
        </w:fldChar>
      </w:r>
      <w:r w:rsidR="00857CE6">
        <w:rPr>
          <w:rFonts w:ascii="Arial" w:hAnsi="Arial" w:cs="Arial"/>
        </w:rPr>
        <w:instrText xml:space="preserve"> ADDIN EN.CITE.DATA </w:instrText>
      </w:r>
      <w:r w:rsidR="00857CE6">
        <w:rPr>
          <w:rFonts w:ascii="Arial" w:hAnsi="Arial" w:cs="Arial"/>
        </w:rPr>
      </w:r>
      <w:r w:rsidR="00857CE6">
        <w:rPr>
          <w:rFonts w:ascii="Arial" w:hAnsi="Arial" w:cs="Arial"/>
        </w:rPr>
        <w:fldChar w:fldCharType="end"/>
      </w:r>
      <w:r w:rsidRPr="009C30F3">
        <w:rPr>
          <w:rFonts w:ascii="Arial" w:hAnsi="Arial" w:cs="Arial"/>
        </w:rPr>
      </w:r>
      <w:r w:rsidRPr="009C30F3">
        <w:rPr>
          <w:rFonts w:ascii="Arial" w:hAnsi="Arial" w:cs="Arial"/>
        </w:rPr>
        <w:fldChar w:fldCharType="separate"/>
      </w:r>
      <w:r w:rsidRPr="009C30F3">
        <w:rPr>
          <w:rFonts w:ascii="Arial" w:hAnsi="Arial" w:cs="Arial"/>
          <w:noProof/>
          <w:vertAlign w:val="superscript"/>
        </w:rPr>
        <w:t>3,8,9</w:t>
      </w:r>
      <w:r w:rsidRPr="009C30F3">
        <w:rPr>
          <w:rFonts w:ascii="Arial" w:hAnsi="Arial" w:cs="Arial"/>
        </w:rPr>
        <w:fldChar w:fldCharType="end"/>
      </w:r>
      <w:r w:rsidRPr="009C30F3">
        <w:rPr>
          <w:rFonts w:ascii="Arial" w:hAnsi="Arial" w:cs="Arial"/>
        </w:rPr>
        <w:t>.</w:t>
      </w:r>
      <w:r w:rsidRPr="009C30F3">
        <w:rPr>
          <w:rFonts w:ascii="Arial" w:hAnsi="Arial" w:cs="Arial"/>
          <w:color w:val="000000" w:themeColor="text1"/>
        </w:rPr>
        <w:t xml:space="preserve"> We assume experts </w:t>
      </w:r>
      <w:r w:rsidR="00526FA1">
        <w:rPr>
          <w:rFonts w:ascii="Arial" w:hAnsi="Arial" w:cs="Arial"/>
          <w:color w:val="000000" w:themeColor="text1"/>
        </w:rPr>
        <w:t>would</w:t>
      </w:r>
      <w:r w:rsidR="00526FA1" w:rsidRPr="009C30F3">
        <w:rPr>
          <w:rFonts w:ascii="Arial" w:hAnsi="Arial" w:cs="Arial"/>
          <w:color w:val="000000" w:themeColor="text1"/>
        </w:rPr>
        <w:t xml:space="preserve"> </w:t>
      </w:r>
      <w:r w:rsidRPr="009C30F3">
        <w:rPr>
          <w:rFonts w:ascii="Arial" w:hAnsi="Arial" w:cs="Arial"/>
          <w:color w:val="000000" w:themeColor="text1"/>
        </w:rPr>
        <w:t xml:space="preserve">not remember cases between occasions because of the washout period of at least 30 days between </w:t>
      </w:r>
      <w:r w:rsidRPr="009C30F3">
        <w:rPr>
          <w:rFonts w:ascii="Arial" w:hAnsi="Arial" w:cs="Arial"/>
          <w:i/>
          <w:iCs/>
          <w:color w:val="000000" w:themeColor="text1"/>
        </w:rPr>
        <w:t>occasions 1</w:t>
      </w:r>
      <w:r w:rsidRPr="009C30F3">
        <w:rPr>
          <w:rFonts w:ascii="Arial" w:hAnsi="Arial" w:cs="Arial"/>
          <w:color w:val="000000" w:themeColor="text1"/>
        </w:rPr>
        <w:t xml:space="preserve"> and </w:t>
      </w:r>
      <w:r w:rsidRPr="009C30F3">
        <w:rPr>
          <w:rFonts w:ascii="Arial" w:hAnsi="Arial" w:cs="Arial"/>
          <w:i/>
          <w:iCs/>
          <w:color w:val="000000" w:themeColor="text1"/>
        </w:rPr>
        <w:t>2</w:t>
      </w:r>
      <w:r w:rsidRPr="009C30F3">
        <w:rPr>
          <w:rFonts w:ascii="Arial" w:hAnsi="Arial" w:cs="Arial"/>
          <w:color w:val="000000" w:themeColor="text1"/>
        </w:rPr>
        <w:t xml:space="preserve">. </w:t>
      </w:r>
      <w:ins w:id="107" w:author="Fábio Augusto Nascimento" w:date="2025-12-29T13:35:00Z" w16du:dateUtc="2025-12-29T19:35:00Z">
        <w:r w:rsidR="00E1258F">
          <w:rPr>
            <w:rFonts w:ascii="Arial" w:hAnsi="Arial" w:cs="Arial"/>
            <w:color w:val="000000" w:themeColor="text1"/>
          </w:rPr>
          <w:t xml:space="preserve">These definitions are summarized in </w:t>
        </w:r>
        <w:r w:rsidR="00E1258F" w:rsidRPr="00FB1F4A">
          <w:rPr>
            <w:rFonts w:ascii="Arial" w:hAnsi="Arial" w:cs="Arial"/>
            <w:b/>
            <w:bCs/>
            <w:color w:val="000000" w:themeColor="text1"/>
          </w:rPr>
          <w:t>Table 3</w:t>
        </w:r>
        <w:r w:rsidR="00E1258F">
          <w:rPr>
            <w:rFonts w:ascii="Arial" w:hAnsi="Arial" w:cs="Arial"/>
            <w:color w:val="000000" w:themeColor="text1"/>
          </w:rPr>
          <w:t>.</w:t>
        </w:r>
      </w:ins>
    </w:p>
    <w:p w14:paraId="21D3F5DD" w14:textId="77777777" w:rsidR="005B04A8" w:rsidRPr="009C30F3" w:rsidRDefault="005B04A8" w:rsidP="005B04A8">
      <w:pPr>
        <w:spacing w:line="480" w:lineRule="auto"/>
        <w:ind w:firstLine="708"/>
        <w:rPr>
          <w:rFonts w:ascii="Arial" w:hAnsi="Arial" w:cs="Arial"/>
        </w:rPr>
      </w:pPr>
    </w:p>
    <w:p w14:paraId="5B8BF41A" w14:textId="77777777" w:rsidR="005B04A8" w:rsidRPr="009C30F3" w:rsidRDefault="005B04A8" w:rsidP="005B04A8">
      <w:pPr>
        <w:spacing w:line="480" w:lineRule="auto"/>
        <w:rPr>
          <w:rFonts w:ascii="Arial" w:hAnsi="Arial" w:cs="Arial"/>
          <w:i/>
          <w:iCs/>
          <w:color w:val="000000" w:themeColor="text1"/>
        </w:rPr>
      </w:pPr>
      <w:r w:rsidRPr="009C30F3">
        <w:rPr>
          <w:rFonts w:ascii="Arial" w:hAnsi="Arial" w:cs="Arial"/>
          <w:i/>
          <w:iCs/>
          <w:color w:val="000000" w:themeColor="text1"/>
        </w:rPr>
        <w:t>Statistical analysis</w:t>
      </w:r>
    </w:p>
    <w:p w14:paraId="23207AF7" w14:textId="0C58A3F7" w:rsidR="005B04A8" w:rsidRPr="009C30F3" w:rsidRDefault="005B04A8" w:rsidP="005B04A8">
      <w:pPr>
        <w:spacing w:line="480" w:lineRule="auto"/>
        <w:rPr>
          <w:rFonts w:ascii="Arial" w:hAnsi="Arial" w:cs="Arial"/>
        </w:rPr>
      </w:pPr>
      <w:r w:rsidRPr="009C30F3">
        <w:rPr>
          <w:rFonts w:ascii="Arial" w:hAnsi="Arial" w:cs="Arial"/>
          <w:color w:val="000000" w:themeColor="text1"/>
        </w:rPr>
        <w:lastRenderedPageBreak/>
        <w:tab/>
      </w:r>
      <w:r w:rsidRPr="009C30F3">
        <w:rPr>
          <w:rFonts w:ascii="Arial" w:hAnsi="Arial" w:cs="Arial"/>
        </w:rPr>
        <w:t xml:space="preserve">Correlations are quantified using Spearman and biserial correlation coefficients. Statistical significance is defined based on an alpha level of 0.05. </w:t>
      </w:r>
      <w:r w:rsidR="009B28DC" w:rsidRPr="00B31B0B">
        <w:rPr>
          <w:rFonts w:ascii="Arial" w:hAnsi="Arial" w:cs="Arial"/>
          <w:color w:val="000000" w:themeColor="text1"/>
        </w:rPr>
        <w:t>Data and code to reproduce all results and figures are available through a public data sharing repository at</w:t>
      </w:r>
      <w:r w:rsidRPr="009C30F3">
        <w:rPr>
          <w:rFonts w:ascii="Arial" w:hAnsi="Arial" w:cs="Arial"/>
        </w:rPr>
        <w:t xml:space="preserve"> </w:t>
      </w:r>
      <w:hyperlink r:id="rId8" w:history="1">
        <w:r w:rsidRPr="009C30F3">
          <w:rPr>
            <w:rStyle w:val="Hyperlink"/>
            <w:rFonts w:ascii="Arial" w:hAnsi="Arial" w:cs="Arial"/>
          </w:rPr>
          <w:t>https://github.com/bdsp-core/Noise_in_Diagnosing_Epilepsy</w:t>
        </w:r>
      </w:hyperlink>
      <w:r w:rsidRPr="009C30F3">
        <w:rPr>
          <w:rFonts w:ascii="Arial" w:hAnsi="Arial" w:cs="Arial"/>
        </w:rPr>
        <w:t xml:space="preserve">. </w:t>
      </w:r>
    </w:p>
    <w:p w14:paraId="301A1053" w14:textId="77777777" w:rsidR="005B04A8" w:rsidRPr="009C30F3" w:rsidRDefault="005B04A8" w:rsidP="005B04A8">
      <w:pPr>
        <w:spacing w:line="480" w:lineRule="auto"/>
        <w:rPr>
          <w:rFonts w:ascii="Arial" w:hAnsi="Arial" w:cs="Arial"/>
          <w:color w:val="FF0000"/>
        </w:rPr>
      </w:pPr>
    </w:p>
    <w:p w14:paraId="72F11BA3" w14:textId="77777777" w:rsidR="005B04A8" w:rsidRPr="009C30F3" w:rsidRDefault="005B04A8" w:rsidP="005B04A8">
      <w:pPr>
        <w:spacing w:line="480" w:lineRule="auto"/>
        <w:rPr>
          <w:rFonts w:ascii="Arial" w:hAnsi="Arial" w:cs="Arial"/>
          <w:b/>
          <w:bCs/>
          <w:color w:val="000000" w:themeColor="text1"/>
        </w:rPr>
      </w:pPr>
      <w:r w:rsidRPr="009C30F3">
        <w:rPr>
          <w:rFonts w:ascii="Arial" w:hAnsi="Arial" w:cs="Arial"/>
          <w:b/>
          <w:bCs/>
          <w:color w:val="000000" w:themeColor="text1"/>
        </w:rPr>
        <w:t>Results</w:t>
      </w:r>
    </w:p>
    <w:p w14:paraId="26BE341A" w14:textId="720C39E3" w:rsidR="005B04A8" w:rsidRPr="009C30F3" w:rsidRDefault="005B04A8" w:rsidP="005B04A8">
      <w:pPr>
        <w:spacing w:line="480" w:lineRule="auto"/>
        <w:ind w:firstLine="708"/>
        <w:rPr>
          <w:rFonts w:ascii="Arial" w:hAnsi="Arial" w:cs="Arial"/>
          <w:color w:val="000000" w:themeColor="text1"/>
        </w:rPr>
      </w:pPr>
      <w:r w:rsidRPr="009C30F3">
        <w:rPr>
          <w:rFonts w:ascii="Arial" w:hAnsi="Arial" w:cs="Arial"/>
          <w:color w:val="000000" w:themeColor="text1"/>
        </w:rPr>
        <w:t xml:space="preserve">Twenty experts completed all 50 cases on both </w:t>
      </w:r>
      <w:r w:rsidRPr="009C30F3">
        <w:rPr>
          <w:rFonts w:ascii="Arial" w:hAnsi="Arial" w:cs="Arial"/>
          <w:i/>
          <w:iCs/>
          <w:color w:val="000000" w:themeColor="text1"/>
        </w:rPr>
        <w:t>occasions</w:t>
      </w:r>
      <w:r w:rsidRPr="009C30F3">
        <w:rPr>
          <w:rFonts w:ascii="Arial" w:hAnsi="Arial" w:cs="Arial"/>
          <w:color w:val="000000" w:themeColor="text1"/>
        </w:rPr>
        <w:t xml:space="preserve">. They represented 18 academic centers across 5 countries. Experts reported regularly interpreting EEGs and seeing patients with seizures and epilepsy, both during clinical practice and fellowship training, for an average of 20 years (2.5-40; median </w:t>
      </w:r>
      <w:ins w:id="108" w:author="Fábio Augusto Nascimento" w:date="2025-12-26T13:22:00Z" w16du:dateUtc="2025-12-26T19:22:00Z">
        <w:r w:rsidR="00F12827">
          <w:rPr>
            <w:rFonts w:ascii="Arial" w:hAnsi="Arial" w:cs="Arial"/>
            <w:color w:val="000000" w:themeColor="text1"/>
          </w:rPr>
          <w:t>1</w:t>
        </w:r>
      </w:ins>
      <w:r w:rsidRPr="009C30F3">
        <w:rPr>
          <w:rFonts w:ascii="Arial" w:hAnsi="Arial" w:cs="Arial"/>
          <w:color w:val="000000" w:themeColor="text1"/>
        </w:rPr>
        <w:t>9</w:t>
      </w:r>
      <w:ins w:id="109" w:author="Fábio Augusto Nascimento" w:date="2025-12-26T13:34:00Z" w16du:dateUtc="2025-12-26T19:34:00Z">
        <w:r w:rsidR="00375968">
          <w:rPr>
            <w:rFonts w:ascii="Arial" w:hAnsi="Arial" w:cs="Arial"/>
            <w:color w:val="000000" w:themeColor="text1"/>
          </w:rPr>
          <w:t>; IQR 11.8 – 30.3</w:t>
        </w:r>
      </w:ins>
      <w:r w:rsidRPr="009C30F3">
        <w:rPr>
          <w:rFonts w:ascii="Arial" w:hAnsi="Arial" w:cs="Arial"/>
          <w:color w:val="000000" w:themeColor="text1"/>
        </w:rPr>
        <w:t xml:space="preserve">). Results are summarized below and in </w:t>
      </w:r>
      <w:r w:rsidRPr="009C30F3">
        <w:rPr>
          <w:rFonts w:ascii="Arial" w:hAnsi="Arial" w:cs="Arial"/>
          <w:b/>
          <w:bCs/>
          <w:color w:val="000000" w:themeColor="text1"/>
        </w:rPr>
        <w:t>Table 1</w:t>
      </w:r>
      <w:r w:rsidRPr="009C30F3">
        <w:rPr>
          <w:rFonts w:ascii="Arial" w:hAnsi="Arial" w:cs="Arial"/>
          <w:color w:val="000000" w:themeColor="text1"/>
        </w:rPr>
        <w:t>.</w:t>
      </w:r>
    </w:p>
    <w:p w14:paraId="69E194E5" w14:textId="77777777" w:rsidR="005B04A8" w:rsidRPr="009C30F3" w:rsidRDefault="005B04A8" w:rsidP="005B04A8">
      <w:pPr>
        <w:spacing w:line="480" w:lineRule="auto"/>
        <w:rPr>
          <w:rFonts w:ascii="Arial" w:hAnsi="Arial" w:cs="Arial"/>
          <w:color w:val="000000" w:themeColor="text1"/>
        </w:rPr>
      </w:pPr>
    </w:p>
    <w:p w14:paraId="0E1A1206" w14:textId="32B398BD" w:rsidR="005B04A8" w:rsidRPr="009C30F3" w:rsidRDefault="005B04A8" w:rsidP="005B04A8">
      <w:pPr>
        <w:spacing w:line="480" w:lineRule="auto"/>
        <w:rPr>
          <w:rFonts w:ascii="Arial" w:hAnsi="Arial" w:cs="Arial"/>
          <w:i/>
          <w:iCs/>
          <w:color w:val="222222"/>
        </w:rPr>
      </w:pPr>
      <w:r w:rsidRPr="009C30F3">
        <w:rPr>
          <w:rFonts w:ascii="Arial" w:hAnsi="Arial" w:cs="Arial"/>
          <w:i/>
          <w:iCs/>
          <w:color w:val="222222"/>
        </w:rPr>
        <w:t xml:space="preserve">Variability </w:t>
      </w:r>
      <w:r w:rsidR="007837A2">
        <w:rPr>
          <w:rFonts w:ascii="Arial" w:hAnsi="Arial" w:cs="Arial"/>
          <w:i/>
          <w:iCs/>
          <w:color w:val="222222"/>
        </w:rPr>
        <w:t>between</w:t>
      </w:r>
      <w:r w:rsidR="007837A2" w:rsidRPr="009C30F3">
        <w:rPr>
          <w:rFonts w:ascii="Arial" w:hAnsi="Arial" w:cs="Arial"/>
          <w:i/>
          <w:iCs/>
          <w:color w:val="222222"/>
        </w:rPr>
        <w:t xml:space="preserve"> </w:t>
      </w:r>
      <w:r w:rsidRPr="009C30F3">
        <w:rPr>
          <w:rFonts w:ascii="Arial" w:hAnsi="Arial" w:cs="Arial"/>
          <w:i/>
          <w:iCs/>
          <w:color w:val="222222"/>
        </w:rPr>
        <w:t>experts</w:t>
      </w:r>
    </w:p>
    <w:p w14:paraId="19323B30" w14:textId="4148C2FB" w:rsidR="005B04A8" w:rsidRPr="009C30F3" w:rsidRDefault="005B04A8" w:rsidP="005B04A8">
      <w:pPr>
        <w:spacing w:line="480" w:lineRule="auto"/>
        <w:ind w:firstLine="708"/>
        <w:rPr>
          <w:rFonts w:ascii="Arial" w:hAnsi="Arial" w:cs="Arial"/>
          <w:color w:val="222222"/>
        </w:rPr>
      </w:pPr>
      <w:r w:rsidRPr="6AD009FA">
        <w:rPr>
          <w:rFonts w:ascii="Arial" w:hAnsi="Arial" w:cs="Arial"/>
          <w:color w:val="000000" w:themeColor="text1"/>
        </w:rPr>
        <w:t xml:space="preserve">Experts varied widely in their rates of making affirmative (epilepsy) diagnoses. For </w:t>
      </w:r>
      <w:r w:rsidRPr="6AD009FA">
        <w:rPr>
          <w:rFonts w:ascii="Arial" w:hAnsi="Arial" w:cs="Arial"/>
          <w:i/>
          <w:iCs/>
          <w:color w:val="000000" w:themeColor="text1"/>
        </w:rPr>
        <w:t>question 1</w:t>
      </w:r>
      <w:r w:rsidRPr="6AD009FA">
        <w:rPr>
          <w:rFonts w:ascii="Arial" w:hAnsi="Arial" w:cs="Arial"/>
          <w:color w:val="000000" w:themeColor="text1"/>
        </w:rPr>
        <w:t xml:space="preserve">, considering both </w:t>
      </w:r>
      <w:r w:rsidRPr="6AD009FA">
        <w:rPr>
          <w:rFonts w:ascii="Arial" w:hAnsi="Arial" w:cs="Arial"/>
          <w:i/>
          <w:iCs/>
          <w:color w:val="000000" w:themeColor="text1"/>
        </w:rPr>
        <w:t>occasions</w:t>
      </w:r>
      <w:r w:rsidRPr="6AD009FA">
        <w:rPr>
          <w:rFonts w:ascii="Arial" w:hAnsi="Arial" w:cs="Arial"/>
          <w:color w:val="000000" w:themeColor="text1"/>
        </w:rPr>
        <w:t>, the number of affirmative diagnoses varied from 0 to 17 out of 50 (0-34% of cases)</w:t>
      </w:r>
      <w:r w:rsidR="004678E4">
        <w:rPr>
          <w:rFonts w:ascii="Arial" w:hAnsi="Arial" w:cs="Arial"/>
          <w:color w:val="000000" w:themeColor="text1"/>
        </w:rPr>
        <w:t>. A</w:t>
      </w:r>
      <w:r w:rsidRPr="6AD009FA">
        <w:rPr>
          <w:rFonts w:ascii="Arial" w:hAnsi="Arial" w:cs="Arial"/>
          <w:color w:val="000000" w:themeColor="text1"/>
        </w:rPr>
        <w:t xml:space="preserve">mong those who </w:t>
      </w:r>
      <w:r w:rsidRPr="6AD009FA">
        <w:rPr>
          <w:rFonts w:ascii="Arial" w:hAnsi="Arial" w:cs="Arial"/>
        </w:rPr>
        <w:t>answered</w:t>
      </w:r>
      <w:r w:rsidRPr="6AD009FA">
        <w:rPr>
          <w:rFonts w:ascii="Arial" w:hAnsi="Arial" w:cs="Arial"/>
          <w:color w:val="000000" w:themeColor="text1"/>
        </w:rPr>
        <w:t xml:space="preserve"> </w:t>
      </w:r>
      <w:r w:rsidRPr="6AD009FA">
        <w:rPr>
          <w:rFonts w:ascii="Arial" w:hAnsi="Arial" w:cs="Arial"/>
          <w:i/>
          <w:iCs/>
          <w:color w:val="000000" w:themeColor="text1"/>
        </w:rPr>
        <w:t>question 2</w:t>
      </w:r>
      <w:r w:rsidRPr="6AD009FA">
        <w:rPr>
          <w:rFonts w:ascii="Arial" w:hAnsi="Arial" w:cs="Arial"/>
          <w:color w:val="000000" w:themeColor="text1"/>
        </w:rPr>
        <w:t xml:space="preserve">, the range </w:t>
      </w:r>
      <w:r w:rsidR="004678E4">
        <w:rPr>
          <w:rFonts w:ascii="Arial" w:hAnsi="Arial" w:cs="Arial"/>
          <w:color w:val="000000" w:themeColor="text1"/>
        </w:rPr>
        <w:t xml:space="preserve">of affirmative diagnoses </w:t>
      </w:r>
      <w:r w:rsidRPr="6AD009FA">
        <w:rPr>
          <w:rFonts w:ascii="Arial" w:hAnsi="Arial" w:cs="Arial"/>
          <w:color w:val="000000" w:themeColor="text1"/>
        </w:rPr>
        <w:t>was 9</w:t>
      </w:r>
      <w:r w:rsidR="004678E4">
        <w:rPr>
          <w:rFonts w:ascii="Arial" w:hAnsi="Arial" w:cs="Arial"/>
          <w:color w:val="000000" w:themeColor="text1"/>
        </w:rPr>
        <w:t xml:space="preserve"> (of 27 cases answered)</w:t>
      </w:r>
      <w:r w:rsidRPr="6AD009FA">
        <w:rPr>
          <w:rFonts w:ascii="Arial" w:hAnsi="Arial" w:cs="Arial"/>
          <w:color w:val="000000" w:themeColor="text1"/>
        </w:rPr>
        <w:t xml:space="preserve"> to 29</w:t>
      </w:r>
      <w:r w:rsidR="004678E4">
        <w:rPr>
          <w:rFonts w:ascii="Arial" w:hAnsi="Arial" w:cs="Arial"/>
          <w:color w:val="000000" w:themeColor="text1"/>
        </w:rPr>
        <w:t xml:space="preserve"> (of 45 cases answered)</w:t>
      </w:r>
      <w:r w:rsidRPr="6AD009FA">
        <w:rPr>
          <w:rFonts w:ascii="Arial" w:hAnsi="Arial" w:cs="Arial"/>
          <w:color w:val="000000" w:themeColor="text1"/>
        </w:rPr>
        <w:t xml:space="preserve"> (</w:t>
      </w:r>
      <w:r w:rsidRPr="6AD009FA">
        <w:rPr>
          <w:rFonts w:ascii="Arial" w:hAnsi="Arial" w:cs="Arial"/>
          <w:b/>
          <w:bCs/>
          <w:color w:val="000000" w:themeColor="text1"/>
        </w:rPr>
        <w:t>Figure 1</w:t>
      </w:r>
      <w:r w:rsidRPr="6AD009FA">
        <w:rPr>
          <w:rFonts w:ascii="Arial" w:hAnsi="Arial" w:cs="Arial"/>
          <w:color w:val="000000" w:themeColor="text1"/>
        </w:rPr>
        <w:t xml:space="preserve">). </w:t>
      </w:r>
      <w:r w:rsidRPr="6AD009FA">
        <w:rPr>
          <w:rFonts w:ascii="Arial" w:hAnsi="Arial" w:cs="Arial"/>
          <w:b/>
          <w:bCs/>
          <w:color w:val="000000" w:themeColor="text1"/>
        </w:rPr>
        <w:t>Figure 2A and 2B</w:t>
      </w:r>
      <w:r w:rsidRPr="6AD009FA">
        <w:rPr>
          <w:rFonts w:ascii="Arial" w:hAnsi="Arial" w:cs="Arial"/>
          <w:color w:val="000000" w:themeColor="text1"/>
        </w:rPr>
        <w:t xml:space="preserve"> show how the percentage of affirmative diagnoses varies with signal strength. </w:t>
      </w:r>
      <w:r w:rsidRPr="6AD009FA">
        <w:rPr>
          <w:rFonts w:ascii="Arial" w:hAnsi="Arial" w:cs="Arial"/>
          <w:color w:val="222222"/>
        </w:rPr>
        <w:t xml:space="preserve">The probability of receiving the same </w:t>
      </w:r>
      <w:r w:rsidR="004678E4">
        <w:rPr>
          <w:rFonts w:ascii="Arial" w:hAnsi="Arial" w:cs="Arial"/>
          <w:color w:val="222222"/>
        </w:rPr>
        <w:t xml:space="preserve">final </w:t>
      </w:r>
      <w:r w:rsidRPr="6AD009FA">
        <w:rPr>
          <w:rFonts w:ascii="Arial" w:hAnsi="Arial" w:cs="Arial"/>
          <w:color w:val="222222"/>
        </w:rPr>
        <w:t xml:space="preserve">diagnosis from two different experts was </w:t>
      </w:r>
      <w:r w:rsidR="00076C1F">
        <w:rPr>
          <w:rFonts w:ascii="Arial" w:hAnsi="Arial" w:cs="Arial"/>
          <w:color w:val="222222"/>
        </w:rPr>
        <w:t>74%</w:t>
      </w:r>
      <w:r w:rsidRPr="6AD009FA">
        <w:rPr>
          <w:rFonts w:ascii="Arial" w:hAnsi="Arial" w:cs="Arial"/>
          <w:color w:val="222222"/>
        </w:rPr>
        <w:t xml:space="preserve">. </w:t>
      </w:r>
      <w:r w:rsidRPr="6AD009FA">
        <w:rPr>
          <w:rFonts w:ascii="Arial" w:hAnsi="Arial" w:cs="Arial"/>
          <w:b/>
          <w:bCs/>
          <w:color w:val="000000" w:themeColor="text1"/>
        </w:rPr>
        <w:t>Figures 2C and 2D</w:t>
      </w:r>
      <w:r w:rsidRPr="6AD009FA">
        <w:rPr>
          <w:rFonts w:ascii="Arial" w:hAnsi="Arial" w:cs="Arial"/>
          <w:color w:val="000000" w:themeColor="text1"/>
        </w:rPr>
        <w:t xml:space="preserve"> show </w:t>
      </w:r>
      <w:r w:rsidR="00B8234F" w:rsidRPr="6AD009FA">
        <w:rPr>
          <w:rFonts w:ascii="Arial" w:hAnsi="Arial" w:cs="Arial"/>
          <w:color w:val="000000" w:themeColor="text1"/>
        </w:rPr>
        <w:t xml:space="preserve">how </w:t>
      </w:r>
      <w:r w:rsidRPr="6AD009FA">
        <w:rPr>
          <w:rFonts w:ascii="Arial" w:hAnsi="Arial" w:cs="Arial"/>
          <w:color w:val="000000" w:themeColor="text1"/>
        </w:rPr>
        <w:t>the percentage of experts agreeing varies with the signal strength, dipping to 50% for the most difficult cases.</w:t>
      </w:r>
    </w:p>
    <w:p w14:paraId="37154D18" w14:textId="77777777" w:rsidR="005B04A8" w:rsidRPr="009C30F3" w:rsidRDefault="005B04A8" w:rsidP="005B04A8">
      <w:pPr>
        <w:spacing w:line="480" w:lineRule="auto"/>
        <w:rPr>
          <w:rFonts w:ascii="Arial" w:hAnsi="Arial" w:cs="Arial"/>
          <w:color w:val="000000" w:themeColor="text1"/>
        </w:rPr>
      </w:pPr>
    </w:p>
    <w:p w14:paraId="473B7573" w14:textId="77777777" w:rsidR="005B04A8" w:rsidRPr="009C30F3" w:rsidRDefault="005B04A8" w:rsidP="005B04A8">
      <w:pPr>
        <w:spacing w:line="480" w:lineRule="auto"/>
        <w:rPr>
          <w:rFonts w:ascii="Arial" w:hAnsi="Arial" w:cs="Arial"/>
          <w:i/>
          <w:iCs/>
          <w:color w:val="000000" w:themeColor="text1"/>
        </w:rPr>
      </w:pPr>
      <w:r w:rsidRPr="009C30F3">
        <w:rPr>
          <w:rFonts w:ascii="Arial" w:hAnsi="Arial" w:cs="Arial"/>
          <w:i/>
          <w:iCs/>
          <w:color w:val="000000" w:themeColor="text1"/>
        </w:rPr>
        <w:t>Variability across cases</w:t>
      </w:r>
    </w:p>
    <w:p w14:paraId="4F158D8D" w14:textId="6DD4B8EB" w:rsidR="005B04A8" w:rsidRPr="009C30F3" w:rsidRDefault="005B04A8" w:rsidP="005B04A8">
      <w:pPr>
        <w:spacing w:line="480" w:lineRule="auto"/>
        <w:ind w:firstLine="708"/>
        <w:rPr>
          <w:rFonts w:ascii="Arial" w:hAnsi="Arial" w:cs="Arial"/>
          <w:color w:val="000000" w:themeColor="text1"/>
        </w:rPr>
      </w:pPr>
      <w:r w:rsidRPr="6AD009FA">
        <w:rPr>
          <w:rFonts w:ascii="Arial" w:hAnsi="Arial" w:cs="Arial"/>
          <w:color w:val="000000" w:themeColor="text1"/>
        </w:rPr>
        <w:t xml:space="preserve">Cases varied in the rate at which experts assigned a diagnosis of epilepsy. For </w:t>
      </w:r>
      <w:r w:rsidRPr="6AD009FA">
        <w:rPr>
          <w:rFonts w:ascii="Arial" w:hAnsi="Arial" w:cs="Arial"/>
          <w:i/>
          <w:iCs/>
          <w:color w:val="000000" w:themeColor="text1"/>
        </w:rPr>
        <w:t>question 1</w:t>
      </w:r>
      <w:r w:rsidRPr="6AD009FA">
        <w:rPr>
          <w:rFonts w:ascii="Arial" w:hAnsi="Arial" w:cs="Arial"/>
          <w:color w:val="000000" w:themeColor="text1"/>
        </w:rPr>
        <w:t xml:space="preserve">, this rate ranged from 0 to 16 out of 20 experts (0-80%). </w:t>
      </w:r>
      <w:r w:rsidR="004678E4">
        <w:rPr>
          <w:rFonts w:ascii="Arial" w:hAnsi="Arial" w:cs="Arial"/>
          <w:color w:val="000000" w:themeColor="text1"/>
        </w:rPr>
        <w:t>For each case, t</w:t>
      </w:r>
      <w:r w:rsidRPr="6AD009FA">
        <w:rPr>
          <w:rFonts w:ascii="Arial" w:hAnsi="Arial" w:cs="Arial"/>
          <w:color w:val="000000" w:themeColor="text1"/>
        </w:rPr>
        <w:t>he number who were undecided and asked for further neuroimaging/EEG information</w:t>
      </w:r>
      <w:r w:rsidR="004678E4">
        <w:rPr>
          <w:rFonts w:ascii="Arial" w:hAnsi="Arial" w:cs="Arial"/>
          <w:color w:val="000000" w:themeColor="text1"/>
        </w:rPr>
        <w:t xml:space="preserve"> </w:t>
      </w:r>
      <w:r w:rsidRPr="6AD009FA">
        <w:rPr>
          <w:rFonts w:ascii="Arial" w:hAnsi="Arial" w:cs="Arial"/>
          <w:color w:val="000000" w:themeColor="text1"/>
        </w:rPr>
        <w:t>ranged from 4 to 20 (20-100%).</w:t>
      </w:r>
    </w:p>
    <w:p w14:paraId="08E42CB9" w14:textId="77777777" w:rsidR="005B04A8" w:rsidRPr="009C30F3" w:rsidRDefault="005B04A8" w:rsidP="005B04A8">
      <w:pPr>
        <w:spacing w:line="480" w:lineRule="auto"/>
        <w:rPr>
          <w:rFonts w:ascii="Arial" w:hAnsi="Arial" w:cs="Arial"/>
          <w:color w:val="000000" w:themeColor="text1"/>
        </w:rPr>
      </w:pPr>
    </w:p>
    <w:p w14:paraId="34946829" w14:textId="77777777" w:rsidR="005B04A8" w:rsidRPr="009C30F3" w:rsidRDefault="005B04A8" w:rsidP="005B04A8">
      <w:pPr>
        <w:spacing w:line="480" w:lineRule="auto"/>
        <w:rPr>
          <w:rFonts w:ascii="Arial" w:hAnsi="Arial" w:cs="Arial"/>
          <w:i/>
          <w:iCs/>
          <w:color w:val="000000" w:themeColor="text1"/>
        </w:rPr>
      </w:pPr>
      <w:r w:rsidRPr="009C30F3">
        <w:rPr>
          <w:rFonts w:ascii="Arial" w:hAnsi="Arial" w:cs="Arial"/>
          <w:i/>
          <w:iCs/>
          <w:color w:val="000000" w:themeColor="text1"/>
        </w:rPr>
        <w:t>Variability within experts (consistency)</w:t>
      </w:r>
    </w:p>
    <w:p w14:paraId="3C6CB427" w14:textId="3B3E4ABD" w:rsidR="005B04A8" w:rsidRPr="009C30F3" w:rsidRDefault="005B04A8" w:rsidP="005B04A8">
      <w:pPr>
        <w:spacing w:line="480" w:lineRule="auto"/>
        <w:ind w:firstLine="708"/>
        <w:rPr>
          <w:rFonts w:ascii="Arial" w:hAnsi="Arial" w:cs="Arial"/>
          <w:color w:val="000000" w:themeColor="text1"/>
        </w:rPr>
      </w:pPr>
      <w:r w:rsidRPr="6AD009FA">
        <w:rPr>
          <w:rFonts w:ascii="Arial" w:hAnsi="Arial" w:cs="Arial"/>
          <w:color w:val="000000" w:themeColor="text1"/>
        </w:rPr>
        <w:t xml:space="preserve">Experts frequently gave different responses on </w:t>
      </w:r>
      <w:r w:rsidRPr="6AD009FA">
        <w:rPr>
          <w:rFonts w:ascii="Arial" w:hAnsi="Arial" w:cs="Arial"/>
          <w:i/>
          <w:iCs/>
          <w:color w:val="000000" w:themeColor="text1"/>
        </w:rPr>
        <w:t>occasions 1</w:t>
      </w:r>
      <w:r w:rsidRPr="6AD009FA">
        <w:rPr>
          <w:rFonts w:ascii="Arial" w:hAnsi="Arial" w:cs="Arial"/>
          <w:color w:val="000000" w:themeColor="text1"/>
        </w:rPr>
        <w:t xml:space="preserve"> and </w:t>
      </w:r>
      <w:r w:rsidRPr="6AD009FA">
        <w:rPr>
          <w:rFonts w:ascii="Arial" w:hAnsi="Arial" w:cs="Arial"/>
          <w:i/>
          <w:iCs/>
          <w:color w:val="000000" w:themeColor="text1"/>
        </w:rPr>
        <w:t>2</w:t>
      </w:r>
      <w:r w:rsidRPr="6AD009FA">
        <w:rPr>
          <w:rFonts w:ascii="Arial" w:hAnsi="Arial" w:cs="Arial"/>
          <w:color w:val="000000" w:themeColor="text1"/>
        </w:rPr>
        <w:t>.</w:t>
      </w:r>
      <w:r w:rsidR="0016612A">
        <w:rPr>
          <w:rFonts w:ascii="Arial" w:hAnsi="Arial" w:cs="Arial"/>
          <w:color w:val="000000" w:themeColor="text1"/>
        </w:rPr>
        <w:t xml:space="preserve"> </w:t>
      </w:r>
      <w:r w:rsidR="0016612A" w:rsidRPr="6AD009FA">
        <w:rPr>
          <w:rFonts w:ascii="Arial" w:hAnsi="Arial" w:cs="Arial"/>
          <w:color w:val="000000" w:themeColor="text1"/>
        </w:rPr>
        <w:t>Overall, the final diagnosis was reversed 162 times</w:t>
      </w:r>
      <w:r w:rsidR="0016612A">
        <w:rPr>
          <w:rFonts w:ascii="Arial" w:hAnsi="Arial" w:cs="Arial"/>
          <w:color w:val="000000" w:themeColor="text1"/>
        </w:rPr>
        <w:t xml:space="preserve"> out of 1,000</w:t>
      </w:r>
      <w:r w:rsidR="0016612A" w:rsidRPr="6AD009FA">
        <w:rPr>
          <w:rFonts w:ascii="Arial" w:hAnsi="Arial" w:cs="Arial"/>
          <w:color w:val="000000" w:themeColor="text1"/>
        </w:rPr>
        <w:t>.</w:t>
      </w:r>
      <w:r w:rsidR="0016612A">
        <w:rPr>
          <w:rFonts w:ascii="Arial" w:hAnsi="Arial" w:cs="Arial"/>
          <w:color w:val="000000" w:themeColor="text1"/>
        </w:rPr>
        <w:t xml:space="preserve"> Thus, t</w:t>
      </w:r>
      <w:r w:rsidRPr="6AD009FA">
        <w:rPr>
          <w:rFonts w:ascii="Arial" w:hAnsi="Arial" w:cs="Arial"/>
          <w:color w:val="000000" w:themeColor="text1"/>
        </w:rPr>
        <w:t xml:space="preserve">he probability of receiving a different </w:t>
      </w:r>
      <w:r w:rsidR="0016612A">
        <w:rPr>
          <w:rFonts w:ascii="Arial" w:hAnsi="Arial" w:cs="Arial"/>
          <w:color w:val="000000" w:themeColor="text1"/>
        </w:rPr>
        <w:t xml:space="preserve">final </w:t>
      </w:r>
      <w:r w:rsidRPr="6AD009FA">
        <w:rPr>
          <w:rFonts w:ascii="Arial" w:hAnsi="Arial" w:cs="Arial"/>
          <w:color w:val="000000" w:themeColor="text1"/>
        </w:rPr>
        <w:t>diagnosis when seeing the same expert on different occasions was 16</w:t>
      </w:r>
      <w:r w:rsidR="00076C1F">
        <w:rPr>
          <w:rFonts w:ascii="Arial" w:hAnsi="Arial" w:cs="Arial"/>
          <w:color w:val="000000" w:themeColor="text1"/>
        </w:rPr>
        <w:t>%</w:t>
      </w:r>
      <w:r w:rsidRPr="6AD009FA">
        <w:rPr>
          <w:rFonts w:ascii="Arial" w:hAnsi="Arial" w:cs="Arial"/>
          <w:color w:val="000000" w:themeColor="text1"/>
        </w:rPr>
        <w:t xml:space="preserve">. On </w:t>
      </w:r>
      <w:r w:rsidRPr="6AD009FA">
        <w:rPr>
          <w:rFonts w:ascii="Arial" w:hAnsi="Arial" w:cs="Arial"/>
          <w:i/>
          <w:iCs/>
          <w:color w:val="000000" w:themeColor="text1"/>
        </w:rPr>
        <w:t>question 1</w:t>
      </w:r>
      <w:r w:rsidRPr="6AD009FA">
        <w:rPr>
          <w:rFonts w:ascii="Arial" w:hAnsi="Arial" w:cs="Arial"/>
          <w:color w:val="000000" w:themeColor="text1"/>
        </w:rPr>
        <w:t xml:space="preserve">, the average number of changed answers was 11 out of 50 (22%); two experts changed their minds in 16 cases (32%). Overall, for </w:t>
      </w:r>
      <w:r w:rsidRPr="6AD009FA">
        <w:rPr>
          <w:rFonts w:ascii="Arial" w:hAnsi="Arial" w:cs="Arial"/>
          <w:i/>
          <w:iCs/>
          <w:color w:val="000000" w:themeColor="text1"/>
        </w:rPr>
        <w:t>question 1</w:t>
      </w:r>
      <w:r w:rsidRPr="6AD009FA">
        <w:rPr>
          <w:rFonts w:ascii="Arial" w:hAnsi="Arial" w:cs="Arial"/>
          <w:color w:val="000000" w:themeColor="text1"/>
        </w:rPr>
        <w:t xml:space="preserve">, of the 1,000 </w:t>
      </w:r>
      <w:r w:rsidR="00526FA1" w:rsidRPr="6AD009FA">
        <w:rPr>
          <w:rFonts w:ascii="Arial" w:hAnsi="Arial" w:cs="Arial"/>
          <w:color w:val="000000" w:themeColor="text1"/>
        </w:rPr>
        <w:t>judgment</w:t>
      </w:r>
      <w:r w:rsidRPr="6AD009FA">
        <w:rPr>
          <w:rFonts w:ascii="Arial" w:hAnsi="Arial" w:cs="Arial"/>
          <w:color w:val="000000" w:themeColor="text1"/>
        </w:rPr>
        <w:t xml:space="preserve">s on </w:t>
      </w:r>
      <w:r w:rsidRPr="6AD009FA">
        <w:rPr>
          <w:rFonts w:ascii="Arial" w:hAnsi="Arial" w:cs="Arial"/>
          <w:i/>
          <w:iCs/>
          <w:color w:val="000000" w:themeColor="text1"/>
        </w:rPr>
        <w:t>occasion 1</w:t>
      </w:r>
      <w:r w:rsidRPr="6AD009FA">
        <w:rPr>
          <w:rFonts w:ascii="Arial" w:hAnsi="Arial" w:cs="Arial"/>
          <w:color w:val="000000" w:themeColor="text1"/>
        </w:rPr>
        <w:t xml:space="preserve"> (20 experts x 50 cases), 215 (21.5%) were different on </w:t>
      </w:r>
      <w:r w:rsidRPr="6AD009FA">
        <w:rPr>
          <w:rFonts w:ascii="Arial" w:hAnsi="Arial" w:cs="Arial"/>
          <w:i/>
          <w:iCs/>
          <w:color w:val="000000" w:themeColor="text1"/>
        </w:rPr>
        <w:t>occasion 2</w:t>
      </w:r>
      <w:r w:rsidRPr="6AD009FA">
        <w:rPr>
          <w:rFonts w:ascii="Arial" w:hAnsi="Arial" w:cs="Arial"/>
          <w:color w:val="000000" w:themeColor="text1"/>
        </w:rPr>
        <w:t xml:space="preserve">. For the final diagnosis (after </w:t>
      </w:r>
      <w:r w:rsidRPr="6AD009FA">
        <w:rPr>
          <w:rFonts w:ascii="Arial" w:hAnsi="Arial" w:cs="Arial"/>
          <w:i/>
          <w:iCs/>
          <w:color w:val="000000" w:themeColor="text1"/>
        </w:rPr>
        <w:t xml:space="preserve">questions 1 </w:t>
      </w:r>
      <w:r w:rsidRPr="6AD009FA">
        <w:rPr>
          <w:rFonts w:ascii="Arial" w:hAnsi="Arial" w:cs="Arial"/>
          <w:color w:val="000000" w:themeColor="text1"/>
        </w:rPr>
        <w:t>and</w:t>
      </w:r>
      <w:r w:rsidRPr="6AD009FA">
        <w:rPr>
          <w:rFonts w:ascii="Arial" w:hAnsi="Arial" w:cs="Arial"/>
          <w:i/>
          <w:iCs/>
          <w:color w:val="000000" w:themeColor="text1"/>
        </w:rPr>
        <w:t xml:space="preserve"> 2</w:t>
      </w:r>
      <w:r w:rsidRPr="6AD009FA">
        <w:rPr>
          <w:rFonts w:ascii="Arial" w:hAnsi="Arial" w:cs="Arial"/>
          <w:color w:val="000000" w:themeColor="text1"/>
        </w:rPr>
        <w:t>), all experts changed their mind at least four times (8% of cases); the average number of changed answers was 8 (16% of cases), and 5 experts changed their mind 10 or more times (</w:t>
      </w:r>
      <w:r w:rsidRPr="6AD009FA">
        <w:rPr>
          <w:color w:val="000000" w:themeColor="text1"/>
        </w:rPr>
        <w:t>≥</w:t>
      </w:r>
      <w:r w:rsidRPr="6AD009FA">
        <w:rPr>
          <w:rFonts w:ascii="Arial" w:hAnsi="Arial" w:cs="Arial"/>
          <w:color w:val="000000" w:themeColor="text1"/>
        </w:rPr>
        <w:t xml:space="preserve">20% of cases). Additional consistency data is summarized in </w:t>
      </w:r>
      <w:r w:rsidRPr="6AD009FA">
        <w:rPr>
          <w:rFonts w:ascii="Arial" w:hAnsi="Arial" w:cs="Arial"/>
          <w:b/>
          <w:bCs/>
          <w:color w:val="000000" w:themeColor="text1"/>
        </w:rPr>
        <w:t>Supplemental File 3</w:t>
      </w:r>
      <w:r w:rsidRPr="6AD009FA">
        <w:rPr>
          <w:rFonts w:ascii="Arial" w:hAnsi="Arial" w:cs="Arial"/>
          <w:color w:val="000000" w:themeColor="text1"/>
        </w:rPr>
        <w:t>.</w:t>
      </w:r>
    </w:p>
    <w:p w14:paraId="31480C0B" w14:textId="77777777" w:rsidR="005B04A8" w:rsidRPr="009C30F3" w:rsidRDefault="005B04A8" w:rsidP="005B04A8">
      <w:pPr>
        <w:spacing w:line="480" w:lineRule="auto"/>
        <w:rPr>
          <w:rFonts w:ascii="Arial" w:hAnsi="Arial" w:cs="Arial"/>
          <w:color w:val="000000" w:themeColor="text1"/>
        </w:rPr>
      </w:pPr>
    </w:p>
    <w:p w14:paraId="3402CD9A" w14:textId="77777777" w:rsidR="005B04A8" w:rsidRPr="009C30F3" w:rsidRDefault="005B04A8" w:rsidP="005B04A8">
      <w:pPr>
        <w:spacing w:line="480" w:lineRule="auto"/>
        <w:rPr>
          <w:rFonts w:ascii="Arial" w:hAnsi="Arial" w:cs="Arial"/>
          <w:color w:val="FF0000"/>
        </w:rPr>
      </w:pPr>
      <w:r w:rsidRPr="009C30F3">
        <w:rPr>
          <w:rFonts w:ascii="Arial" w:hAnsi="Arial" w:cs="Arial"/>
          <w:i/>
          <w:iCs/>
          <w:color w:val="222222"/>
        </w:rPr>
        <w:t xml:space="preserve">Diagnostic accuracy </w:t>
      </w:r>
    </w:p>
    <w:p w14:paraId="6A964AFC" w14:textId="77777777" w:rsidR="005B04A8" w:rsidRPr="009C30F3" w:rsidRDefault="005B04A8" w:rsidP="005B04A8">
      <w:pPr>
        <w:spacing w:line="480" w:lineRule="auto"/>
        <w:ind w:firstLine="708"/>
        <w:rPr>
          <w:rFonts w:ascii="Arial" w:hAnsi="Arial" w:cs="Arial"/>
          <w:color w:val="000000" w:themeColor="text1"/>
        </w:rPr>
      </w:pPr>
      <w:r w:rsidRPr="000D7E4C">
        <w:rPr>
          <w:rFonts w:ascii="Arial" w:hAnsi="Arial"/>
          <w:color w:val="000000" w:themeColor="text1"/>
        </w:rPr>
        <w:lastRenderedPageBreak/>
        <w:t xml:space="preserve">After </w:t>
      </w:r>
      <w:r w:rsidRPr="000D7E4C">
        <w:rPr>
          <w:rFonts w:ascii="Arial" w:hAnsi="Arial"/>
          <w:i/>
          <w:color w:val="000000" w:themeColor="text1"/>
        </w:rPr>
        <w:t>question 1</w:t>
      </w:r>
      <w:r w:rsidRPr="000D7E4C">
        <w:rPr>
          <w:rFonts w:ascii="Arial" w:hAnsi="Arial"/>
          <w:color w:val="000000" w:themeColor="text1"/>
        </w:rPr>
        <w:t xml:space="preserve">, the mean accuracy of experts relative to the clinical diagnosis across both </w:t>
      </w:r>
      <w:r w:rsidRPr="000D7E4C">
        <w:rPr>
          <w:rFonts w:ascii="Arial" w:hAnsi="Arial"/>
          <w:i/>
          <w:color w:val="000000" w:themeColor="text1"/>
        </w:rPr>
        <w:t>occasions</w:t>
      </w:r>
      <w:r w:rsidRPr="000D7E4C">
        <w:rPr>
          <w:rFonts w:ascii="Arial" w:hAnsi="Arial"/>
          <w:color w:val="000000" w:themeColor="text1"/>
        </w:rPr>
        <w:t xml:space="preserve"> was 60% (50-70%) whereas </w:t>
      </w:r>
      <w:r w:rsidRPr="6AD009FA">
        <w:rPr>
          <w:rFonts w:ascii="Arial" w:hAnsi="Arial" w:cs="Arial"/>
          <w:color w:val="000000" w:themeColor="text1"/>
        </w:rPr>
        <w:t xml:space="preserve">for the final diagnosis (after </w:t>
      </w:r>
      <w:r w:rsidRPr="6AD009FA">
        <w:rPr>
          <w:rFonts w:ascii="Arial" w:hAnsi="Arial" w:cs="Arial"/>
          <w:i/>
          <w:iCs/>
          <w:color w:val="000000" w:themeColor="text1"/>
        </w:rPr>
        <w:t>question 2</w:t>
      </w:r>
      <w:r w:rsidRPr="6AD009FA">
        <w:rPr>
          <w:rFonts w:ascii="Arial" w:hAnsi="Arial" w:cs="Arial"/>
          <w:color w:val="000000" w:themeColor="text1"/>
        </w:rPr>
        <w:t xml:space="preserve">) the mean accuracy was 71% (63-81%). There were no significant correlations between accuracy of the final diagnosis and consistency (r = -0.09; </w:t>
      </w:r>
      <w:r w:rsidRPr="6AD009FA">
        <w:rPr>
          <w:rFonts w:ascii="Arial" w:hAnsi="Arial" w:cs="Arial"/>
          <w:i/>
          <w:iCs/>
          <w:color w:val="000000" w:themeColor="text1"/>
        </w:rPr>
        <w:t xml:space="preserve">p </w:t>
      </w:r>
      <w:r w:rsidRPr="6AD009FA">
        <w:rPr>
          <w:rFonts w:ascii="Arial" w:hAnsi="Arial" w:cs="Arial"/>
          <w:color w:val="000000" w:themeColor="text1"/>
        </w:rPr>
        <w:t xml:space="preserve">= 0.72); or between accuracy and years in practice (r = 0.18; </w:t>
      </w:r>
      <w:r w:rsidRPr="6AD009FA">
        <w:rPr>
          <w:rFonts w:ascii="Arial" w:hAnsi="Arial" w:cs="Arial"/>
          <w:i/>
          <w:iCs/>
          <w:color w:val="000000" w:themeColor="text1"/>
        </w:rPr>
        <w:t>p</w:t>
      </w:r>
      <w:r w:rsidRPr="6AD009FA">
        <w:rPr>
          <w:rFonts w:ascii="Arial" w:hAnsi="Arial" w:cs="Arial"/>
          <w:color w:val="000000" w:themeColor="text1"/>
        </w:rPr>
        <w:t xml:space="preserve"> = 0.46). </w:t>
      </w:r>
    </w:p>
    <w:p w14:paraId="22C78EAC" w14:textId="6264946A" w:rsidR="005B04A8" w:rsidRPr="009C30F3" w:rsidRDefault="005B04A8" w:rsidP="005B04A8">
      <w:pPr>
        <w:spacing w:line="480" w:lineRule="auto"/>
        <w:ind w:firstLine="708"/>
        <w:rPr>
          <w:rFonts w:ascii="Arial" w:hAnsi="Arial" w:cs="Arial"/>
          <w:color w:val="000000" w:themeColor="text1"/>
        </w:rPr>
      </w:pPr>
      <w:r w:rsidRPr="6AD009FA">
        <w:rPr>
          <w:rFonts w:ascii="Arial" w:hAnsi="Arial" w:cs="Arial"/>
          <w:color w:val="000000" w:themeColor="text1"/>
        </w:rPr>
        <w:t xml:space="preserve">We also assessed diagnostic accuracy a second way, treating expert consensus </w:t>
      </w:r>
      <w:r w:rsidR="0016612A">
        <w:rPr>
          <w:rFonts w:ascii="Arial" w:hAnsi="Arial" w:cs="Arial"/>
          <w:color w:val="000000" w:themeColor="text1"/>
        </w:rPr>
        <w:t xml:space="preserve">with respect to the final diagnosis </w:t>
      </w:r>
      <w:r w:rsidRPr="6AD009FA">
        <w:rPr>
          <w:rFonts w:ascii="Arial" w:hAnsi="Arial" w:cs="Arial"/>
          <w:color w:val="000000" w:themeColor="text1"/>
        </w:rPr>
        <w:t xml:space="preserve">as truth. The two ways of defining the “true” diagnosis – clinical diagnosis and group consensus – were moderately correlated (r = 0.55, p &lt; 0.01), and matched in 39 of 50 cases (78%). After </w:t>
      </w:r>
      <w:r w:rsidRPr="6AD009FA">
        <w:rPr>
          <w:rFonts w:ascii="Arial" w:hAnsi="Arial" w:cs="Arial"/>
          <w:i/>
          <w:iCs/>
          <w:color w:val="000000" w:themeColor="text1"/>
        </w:rPr>
        <w:t>question 1</w:t>
      </w:r>
      <w:r w:rsidRPr="6AD009FA">
        <w:rPr>
          <w:rFonts w:ascii="Arial" w:hAnsi="Arial" w:cs="Arial"/>
          <w:color w:val="000000" w:themeColor="text1"/>
        </w:rPr>
        <w:t xml:space="preserve">, the mean accuracy relative to group consensus was 64% (52-76%) whereas for </w:t>
      </w:r>
      <w:r w:rsidRPr="000D7E4C">
        <w:rPr>
          <w:rFonts w:ascii="Arial" w:hAnsi="Arial"/>
          <w:color w:val="000000" w:themeColor="text1"/>
        </w:rPr>
        <w:t xml:space="preserve">the final </w:t>
      </w:r>
      <w:r w:rsidRPr="6AD009FA">
        <w:rPr>
          <w:rFonts w:ascii="Arial" w:hAnsi="Arial" w:cs="Arial"/>
          <w:color w:val="000000" w:themeColor="text1"/>
        </w:rPr>
        <w:t xml:space="preserve">diagnosis (considering </w:t>
      </w:r>
      <w:r w:rsidRPr="6AD009FA">
        <w:rPr>
          <w:rFonts w:ascii="Arial" w:hAnsi="Arial" w:cs="Arial"/>
          <w:i/>
          <w:iCs/>
          <w:color w:val="000000" w:themeColor="text1"/>
        </w:rPr>
        <w:t>questions 1</w:t>
      </w:r>
      <w:r w:rsidRPr="6AD009FA">
        <w:rPr>
          <w:rFonts w:ascii="Arial" w:hAnsi="Arial" w:cs="Arial"/>
          <w:color w:val="000000" w:themeColor="text1"/>
        </w:rPr>
        <w:t xml:space="preserve"> and </w:t>
      </w:r>
      <w:r w:rsidRPr="6AD009FA">
        <w:rPr>
          <w:rFonts w:ascii="Arial" w:hAnsi="Arial" w:cs="Arial"/>
          <w:i/>
          <w:iCs/>
          <w:color w:val="000000" w:themeColor="text1"/>
        </w:rPr>
        <w:t>2</w:t>
      </w:r>
      <w:r w:rsidRPr="6AD009FA">
        <w:rPr>
          <w:rFonts w:ascii="Arial" w:hAnsi="Arial" w:cs="Arial"/>
          <w:color w:val="000000" w:themeColor="text1"/>
        </w:rPr>
        <w:t xml:space="preserve">) the mean accuracy was 81% (72-91%). Accuracy of the final diagnosis was correlated with consistency (r = 0.46; </w:t>
      </w:r>
      <w:r w:rsidRPr="6AD009FA">
        <w:rPr>
          <w:rFonts w:ascii="Arial" w:hAnsi="Arial" w:cs="Arial"/>
          <w:i/>
          <w:iCs/>
          <w:color w:val="000000" w:themeColor="text1"/>
        </w:rPr>
        <w:t xml:space="preserve">p </w:t>
      </w:r>
      <w:r w:rsidRPr="6AD009FA">
        <w:rPr>
          <w:rFonts w:ascii="Arial" w:hAnsi="Arial" w:cs="Arial"/>
          <w:color w:val="000000" w:themeColor="text1"/>
        </w:rPr>
        <w:t xml:space="preserve">= 0.04) but not with years in practice (r = -0.18; </w:t>
      </w:r>
      <w:r w:rsidRPr="6AD009FA">
        <w:rPr>
          <w:rFonts w:ascii="Arial" w:hAnsi="Arial" w:cs="Arial"/>
          <w:i/>
          <w:iCs/>
          <w:color w:val="000000" w:themeColor="text1"/>
        </w:rPr>
        <w:t>p</w:t>
      </w:r>
      <w:r w:rsidRPr="6AD009FA">
        <w:rPr>
          <w:rFonts w:ascii="Arial" w:hAnsi="Arial" w:cs="Arial"/>
          <w:color w:val="000000" w:themeColor="text1"/>
        </w:rPr>
        <w:t xml:space="preserve"> = 0.45). </w:t>
      </w:r>
    </w:p>
    <w:p w14:paraId="5CB93041" w14:textId="3D818044" w:rsidR="005B04A8" w:rsidRPr="009C30F3" w:rsidRDefault="005B04A8" w:rsidP="005B04A8">
      <w:pPr>
        <w:spacing w:line="480" w:lineRule="auto"/>
        <w:ind w:firstLine="708"/>
        <w:rPr>
          <w:rFonts w:ascii="Arial" w:hAnsi="Arial" w:cs="Arial"/>
          <w:color w:val="000000" w:themeColor="text1"/>
        </w:rPr>
      </w:pPr>
      <w:r w:rsidRPr="009C30F3">
        <w:rPr>
          <w:rFonts w:ascii="Arial" w:hAnsi="Arial" w:cs="Arial"/>
          <w:color w:val="000000" w:themeColor="text1"/>
        </w:rPr>
        <w:t>Accuracy related to the final diagnosis varied with case difficulty (</w:t>
      </w:r>
      <w:r w:rsidRPr="009C30F3">
        <w:rPr>
          <w:rFonts w:ascii="Arial" w:hAnsi="Arial" w:cs="Arial"/>
          <w:b/>
          <w:bCs/>
          <w:color w:val="000000" w:themeColor="text1"/>
        </w:rPr>
        <w:t>Figure S</w:t>
      </w:r>
      <w:r w:rsidR="00AE35EA">
        <w:rPr>
          <w:rFonts w:ascii="Arial" w:hAnsi="Arial" w:cs="Arial"/>
          <w:b/>
          <w:bCs/>
          <w:color w:val="000000" w:themeColor="text1"/>
        </w:rPr>
        <w:t>1</w:t>
      </w:r>
      <w:r w:rsidRPr="009C30F3">
        <w:rPr>
          <w:rFonts w:ascii="Arial" w:hAnsi="Arial" w:cs="Arial"/>
          <w:color w:val="000000" w:themeColor="text1"/>
        </w:rPr>
        <w:t xml:space="preserve">). Considering the clinical diagnosis as truth, cases rated as easy and moderate per pre-study evaluation by the authors had a mean accuracy of 87%, whereas cases rated as difficult and very difficult had a mean accuracy of 56%. According to in-study rating by experts, averaged across both occasions, cases rated as easy had a mean accuracy of 92%, whereas cases rated as neither easy nor difficult had a mean accuracy of 64%. Accuracy metrics considering the group consensus as truth, and percent agreement stratified by case level difficulty, are shown in </w:t>
      </w:r>
      <w:r w:rsidRPr="009C30F3">
        <w:rPr>
          <w:rFonts w:ascii="Arial" w:hAnsi="Arial" w:cs="Arial"/>
          <w:b/>
          <w:bCs/>
          <w:color w:val="000000" w:themeColor="text1"/>
        </w:rPr>
        <w:t>Figure S</w:t>
      </w:r>
      <w:r w:rsidR="00AE35EA">
        <w:rPr>
          <w:rFonts w:ascii="Arial" w:hAnsi="Arial" w:cs="Arial"/>
          <w:b/>
          <w:bCs/>
          <w:color w:val="000000" w:themeColor="text1"/>
        </w:rPr>
        <w:t>1</w:t>
      </w:r>
      <w:r w:rsidRPr="009C30F3">
        <w:rPr>
          <w:rFonts w:ascii="Arial" w:hAnsi="Arial" w:cs="Arial"/>
          <w:b/>
          <w:bCs/>
          <w:color w:val="000000" w:themeColor="text1"/>
        </w:rPr>
        <w:t>.</w:t>
      </w:r>
    </w:p>
    <w:p w14:paraId="477D0A4D" w14:textId="77777777" w:rsidR="005B04A8" w:rsidRPr="009C30F3" w:rsidRDefault="005B04A8" w:rsidP="005B04A8">
      <w:pPr>
        <w:spacing w:line="480" w:lineRule="auto"/>
        <w:rPr>
          <w:rFonts w:ascii="Arial" w:hAnsi="Arial" w:cs="Arial"/>
          <w:color w:val="000000" w:themeColor="text1"/>
        </w:rPr>
      </w:pPr>
    </w:p>
    <w:p w14:paraId="2300F9E6" w14:textId="77777777" w:rsidR="005B04A8" w:rsidRPr="009C30F3" w:rsidRDefault="005B04A8" w:rsidP="005B04A8">
      <w:pPr>
        <w:spacing w:line="480" w:lineRule="auto"/>
        <w:rPr>
          <w:rFonts w:ascii="Arial" w:hAnsi="Arial" w:cs="Arial"/>
          <w:i/>
          <w:iCs/>
          <w:color w:val="000000" w:themeColor="text1"/>
        </w:rPr>
      </w:pPr>
      <w:r w:rsidRPr="009C30F3">
        <w:rPr>
          <w:rFonts w:ascii="Arial" w:hAnsi="Arial" w:cs="Arial"/>
          <w:i/>
          <w:iCs/>
          <w:color w:val="000000" w:themeColor="text1"/>
        </w:rPr>
        <w:t xml:space="preserve">Effect of EEG and neuroimaging </w:t>
      </w:r>
    </w:p>
    <w:p w14:paraId="777FC2CB" w14:textId="470FF823" w:rsidR="005B04A8" w:rsidRPr="009C30F3" w:rsidRDefault="005B04A8" w:rsidP="005B04A8">
      <w:pPr>
        <w:spacing w:line="480" w:lineRule="auto"/>
        <w:rPr>
          <w:rFonts w:ascii="Arial" w:hAnsi="Arial" w:cs="Arial"/>
          <w:color w:val="000000" w:themeColor="text1"/>
        </w:rPr>
      </w:pPr>
      <w:r w:rsidRPr="009C30F3">
        <w:rPr>
          <w:rFonts w:ascii="Arial" w:hAnsi="Arial" w:cs="Arial"/>
          <w:color w:val="000000" w:themeColor="text1"/>
        </w:rPr>
        <w:tab/>
        <w:t>Given that experts had the option to request further testing with EEG and neuroimaging, we also analyzed judgments according to how many times extra testing was requested. This data is elaborated on</w:t>
      </w:r>
      <w:ins w:id="110" w:author="Fábio Augusto Nascimento" w:date="2025-12-29T13:45:00Z" w16du:dateUtc="2025-12-29T19:45:00Z">
        <w:r w:rsidR="00AF6065">
          <w:rPr>
            <w:rFonts w:ascii="Arial" w:hAnsi="Arial" w:cs="Arial"/>
            <w:color w:val="000000" w:themeColor="text1"/>
          </w:rPr>
          <w:t xml:space="preserve"> in</w:t>
        </w:r>
      </w:ins>
      <w:r w:rsidRPr="009C30F3">
        <w:rPr>
          <w:rFonts w:ascii="Arial" w:hAnsi="Arial" w:cs="Arial"/>
          <w:color w:val="000000" w:themeColor="text1"/>
        </w:rPr>
        <w:t xml:space="preserve"> </w:t>
      </w:r>
      <w:r w:rsidRPr="009C30F3">
        <w:rPr>
          <w:rFonts w:ascii="Arial" w:hAnsi="Arial" w:cs="Arial"/>
          <w:b/>
          <w:bCs/>
          <w:color w:val="000000" w:themeColor="text1"/>
        </w:rPr>
        <w:t>Supplemental File 3</w:t>
      </w:r>
      <w:r w:rsidRPr="009C30F3">
        <w:rPr>
          <w:rFonts w:ascii="Arial" w:hAnsi="Arial" w:cs="Arial"/>
          <w:color w:val="000000" w:themeColor="text1"/>
        </w:rPr>
        <w:t>.</w:t>
      </w:r>
    </w:p>
    <w:p w14:paraId="7B60E891" w14:textId="77777777" w:rsidR="005B04A8" w:rsidRPr="009C30F3" w:rsidRDefault="005B04A8" w:rsidP="005B04A8">
      <w:pPr>
        <w:spacing w:line="480" w:lineRule="auto"/>
        <w:rPr>
          <w:rFonts w:ascii="Arial" w:hAnsi="Arial" w:cs="Arial"/>
          <w:color w:val="000000" w:themeColor="text1"/>
        </w:rPr>
      </w:pPr>
    </w:p>
    <w:p w14:paraId="4FC7086C" w14:textId="77777777" w:rsidR="005B04A8" w:rsidRPr="009C30F3" w:rsidRDefault="005B04A8" w:rsidP="005B04A8">
      <w:pPr>
        <w:spacing w:line="480" w:lineRule="auto"/>
        <w:rPr>
          <w:rFonts w:ascii="Arial" w:hAnsi="Arial" w:cs="Arial"/>
          <w:i/>
          <w:iCs/>
          <w:color w:val="000000" w:themeColor="text1"/>
        </w:rPr>
      </w:pPr>
      <w:r w:rsidRPr="009C30F3">
        <w:rPr>
          <w:rFonts w:ascii="Arial" w:hAnsi="Arial" w:cs="Arial"/>
          <w:i/>
          <w:iCs/>
          <w:color w:val="000000" w:themeColor="text1"/>
        </w:rPr>
        <w:t>Noise analysis</w:t>
      </w:r>
    </w:p>
    <w:p w14:paraId="219AF9EB" w14:textId="3804688E" w:rsidR="005B04A8" w:rsidRPr="009C30F3" w:rsidRDefault="005B04A8" w:rsidP="005B04A8">
      <w:pPr>
        <w:spacing w:line="480" w:lineRule="auto"/>
        <w:rPr>
          <w:rFonts w:ascii="Arial" w:hAnsi="Arial" w:cs="Arial"/>
          <w:color w:val="000000" w:themeColor="text1"/>
        </w:rPr>
      </w:pPr>
      <w:r w:rsidRPr="009C30F3">
        <w:rPr>
          <w:rFonts w:ascii="Arial" w:hAnsi="Arial" w:cs="Arial"/>
          <w:color w:val="000000" w:themeColor="text1"/>
        </w:rPr>
        <w:tab/>
        <w:t xml:space="preserve">For each of the two </w:t>
      </w:r>
      <w:r w:rsidRPr="009C30F3">
        <w:rPr>
          <w:rFonts w:ascii="Arial" w:hAnsi="Arial" w:cs="Arial"/>
          <w:i/>
          <w:iCs/>
          <w:color w:val="000000" w:themeColor="text1"/>
        </w:rPr>
        <w:t>occasions</w:t>
      </w:r>
      <w:r w:rsidRPr="009C30F3">
        <w:rPr>
          <w:rFonts w:ascii="Arial" w:hAnsi="Arial" w:cs="Arial"/>
          <w:color w:val="000000" w:themeColor="text1"/>
        </w:rPr>
        <w:t xml:space="preserve">, the analysis of variance on the 1,000 judgments showed a high level of noise. A visualization of the </w:t>
      </w:r>
      <w:r w:rsidR="00FC6151" w:rsidRPr="009C30F3">
        <w:rPr>
          <w:rFonts w:ascii="Arial" w:hAnsi="Arial" w:cs="Arial"/>
          <w:color w:val="000000" w:themeColor="text1"/>
        </w:rPr>
        <w:t xml:space="preserve">decomposition into </w:t>
      </w:r>
      <w:r w:rsidRPr="009C30F3">
        <w:rPr>
          <w:rFonts w:ascii="Arial" w:hAnsi="Arial" w:cs="Arial"/>
          <w:color w:val="000000" w:themeColor="text1"/>
        </w:rPr>
        <w:t xml:space="preserve">signal and noise components is provided in </w:t>
      </w:r>
      <w:r w:rsidRPr="009C30F3">
        <w:rPr>
          <w:rFonts w:ascii="Arial" w:hAnsi="Arial" w:cs="Arial"/>
          <w:b/>
          <w:bCs/>
          <w:color w:val="000000" w:themeColor="text1"/>
        </w:rPr>
        <w:t>Figure S</w:t>
      </w:r>
      <w:r w:rsidR="00AE35EA">
        <w:rPr>
          <w:rFonts w:ascii="Arial" w:hAnsi="Arial" w:cs="Arial"/>
          <w:b/>
          <w:bCs/>
          <w:color w:val="000000" w:themeColor="text1"/>
        </w:rPr>
        <w:t>2</w:t>
      </w:r>
      <w:r w:rsidRPr="009C30F3">
        <w:rPr>
          <w:rFonts w:ascii="Arial" w:hAnsi="Arial" w:cs="Arial"/>
          <w:color w:val="000000" w:themeColor="text1"/>
        </w:rPr>
        <w:t xml:space="preserve">, and the findings are summarized in </w:t>
      </w:r>
      <w:r w:rsidRPr="009C30F3">
        <w:rPr>
          <w:rFonts w:ascii="Arial" w:hAnsi="Arial" w:cs="Arial"/>
          <w:b/>
          <w:bCs/>
          <w:color w:val="000000" w:themeColor="text1"/>
        </w:rPr>
        <w:t>Figure 3</w:t>
      </w:r>
      <w:r w:rsidRPr="009C30F3">
        <w:rPr>
          <w:rFonts w:ascii="Arial" w:hAnsi="Arial" w:cs="Arial"/>
          <w:color w:val="000000" w:themeColor="text1"/>
        </w:rPr>
        <w:t xml:space="preserve">. </w:t>
      </w:r>
    </w:p>
    <w:p w14:paraId="51726850" w14:textId="1119E2AC" w:rsidR="005B04A8" w:rsidRPr="009C30F3" w:rsidRDefault="005B04A8" w:rsidP="005B04A8">
      <w:pPr>
        <w:spacing w:line="480" w:lineRule="auto"/>
        <w:ind w:firstLine="708"/>
        <w:rPr>
          <w:rFonts w:ascii="Arial" w:hAnsi="Arial" w:cs="Arial"/>
          <w:color w:val="000000" w:themeColor="text1"/>
        </w:rPr>
      </w:pPr>
      <w:r w:rsidRPr="6AD009FA">
        <w:rPr>
          <w:rFonts w:ascii="Arial" w:hAnsi="Arial" w:cs="Arial"/>
          <w:b/>
          <w:bCs/>
          <w:color w:val="000000" w:themeColor="text1"/>
        </w:rPr>
        <w:t>Figure 3</w:t>
      </w:r>
      <w:r w:rsidRPr="6AD009FA">
        <w:rPr>
          <w:rFonts w:ascii="Arial" w:hAnsi="Arial" w:cs="Arial"/>
          <w:color w:val="000000" w:themeColor="text1"/>
        </w:rPr>
        <w:t xml:space="preserve"> shows that the main effect of cases, the consensus variation or “signal”, accounts for 6</w:t>
      </w:r>
      <w:r w:rsidR="00792F40" w:rsidRPr="6AD009FA">
        <w:rPr>
          <w:rFonts w:ascii="Arial" w:hAnsi="Arial" w:cs="Arial"/>
          <w:color w:val="000000" w:themeColor="text1"/>
        </w:rPr>
        <w:t>6</w:t>
      </w:r>
      <w:r w:rsidRPr="6AD009FA">
        <w:rPr>
          <w:rFonts w:ascii="Arial" w:hAnsi="Arial" w:cs="Arial"/>
          <w:color w:val="000000" w:themeColor="text1"/>
        </w:rPr>
        <w:t xml:space="preserve">% of total variation for </w:t>
      </w:r>
      <w:r w:rsidRPr="6AD009FA">
        <w:rPr>
          <w:rFonts w:ascii="Arial" w:hAnsi="Arial" w:cs="Arial"/>
          <w:i/>
          <w:iCs/>
          <w:color w:val="000000" w:themeColor="text1"/>
        </w:rPr>
        <w:t>question 1</w:t>
      </w:r>
      <w:r w:rsidRPr="6AD009FA">
        <w:rPr>
          <w:rFonts w:ascii="Arial" w:hAnsi="Arial" w:cs="Arial"/>
          <w:color w:val="000000" w:themeColor="text1"/>
        </w:rPr>
        <w:t xml:space="preserve">, and </w:t>
      </w:r>
      <w:r w:rsidR="00792F40" w:rsidRPr="6AD009FA">
        <w:rPr>
          <w:rFonts w:ascii="Arial" w:hAnsi="Arial" w:cs="Arial"/>
          <w:color w:val="000000" w:themeColor="text1"/>
        </w:rPr>
        <w:t>69</w:t>
      </w:r>
      <w:r w:rsidRPr="6AD009FA">
        <w:rPr>
          <w:rFonts w:ascii="Arial" w:hAnsi="Arial" w:cs="Arial"/>
          <w:color w:val="000000" w:themeColor="text1"/>
        </w:rPr>
        <w:t xml:space="preserve">% for </w:t>
      </w:r>
      <w:r w:rsidR="00276BB4">
        <w:rPr>
          <w:rFonts w:ascii="Arial" w:hAnsi="Arial" w:cs="Arial"/>
          <w:color w:val="000000" w:themeColor="text1"/>
        </w:rPr>
        <w:t>the final diagnosis</w:t>
      </w:r>
      <w:r w:rsidR="00276BB4">
        <w:rPr>
          <w:rStyle w:val="FootnoteReference"/>
          <w:rFonts w:ascii="Arial" w:hAnsi="Arial" w:cs="Arial"/>
          <w:color w:val="000000" w:themeColor="text1"/>
        </w:rPr>
        <w:footnoteReference w:id="1"/>
      </w:r>
      <w:r w:rsidRPr="6AD009FA">
        <w:rPr>
          <w:rFonts w:ascii="Arial" w:hAnsi="Arial" w:cs="Arial"/>
          <w:color w:val="000000" w:themeColor="text1"/>
        </w:rPr>
        <w:t xml:space="preserve">. The remainder – </w:t>
      </w:r>
      <w:r w:rsidR="00792F40" w:rsidRPr="6AD009FA">
        <w:rPr>
          <w:rFonts w:ascii="Arial" w:hAnsi="Arial" w:cs="Arial"/>
          <w:color w:val="000000" w:themeColor="text1"/>
        </w:rPr>
        <w:t>34</w:t>
      </w:r>
      <w:r w:rsidRPr="6AD009FA">
        <w:rPr>
          <w:rFonts w:ascii="Arial" w:hAnsi="Arial" w:cs="Arial"/>
          <w:color w:val="000000" w:themeColor="text1"/>
        </w:rPr>
        <w:t xml:space="preserve">% of total variation for </w:t>
      </w:r>
      <w:r w:rsidRPr="6AD009FA">
        <w:rPr>
          <w:rFonts w:ascii="Arial" w:hAnsi="Arial" w:cs="Arial"/>
          <w:i/>
          <w:iCs/>
          <w:color w:val="000000" w:themeColor="text1"/>
        </w:rPr>
        <w:t>question 1</w:t>
      </w:r>
      <w:r w:rsidRPr="6AD009FA">
        <w:rPr>
          <w:rFonts w:ascii="Arial" w:hAnsi="Arial" w:cs="Arial"/>
          <w:color w:val="000000" w:themeColor="text1"/>
        </w:rPr>
        <w:t xml:space="preserve">, </w:t>
      </w:r>
      <w:r w:rsidR="00792F40" w:rsidRPr="6AD009FA">
        <w:rPr>
          <w:rFonts w:ascii="Arial" w:hAnsi="Arial" w:cs="Arial"/>
          <w:color w:val="000000" w:themeColor="text1"/>
        </w:rPr>
        <w:t>31</w:t>
      </w:r>
      <w:r w:rsidRPr="6AD009FA">
        <w:rPr>
          <w:rFonts w:ascii="Arial" w:hAnsi="Arial" w:cs="Arial"/>
          <w:color w:val="000000" w:themeColor="text1"/>
        </w:rPr>
        <w:t xml:space="preserve">% for </w:t>
      </w:r>
      <w:r w:rsidRPr="6AD009FA">
        <w:rPr>
          <w:rFonts w:ascii="Arial" w:hAnsi="Arial" w:cs="Arial"/>
          <w:i/>
          <w:iCs/>
          <w:color w:val="000000" w:themeColor="text1"/>
        </w:rPr>
        <w:t>question 2</w:t>
      </w:r>
      <w:r w:rsidRPr="6AD009FA">
        <w:rPr>
          <w:rFonts w:ascii="Arial" w:hAnsi="Arial" w:cs="Arial"/>
          <w:color w:val="000000" w:themeColor="text1"/>
        </w:rPr>
        <w:t xml:space="preserve"> – is system noise. </w:t>
      </w:r>
    </w:p>
    <w:p w14:paraId="5F5F5EF5" w14:textId="394A413B" w:rsidR="00AE698B" w:rsidRPr="009C30F3" w:rsidRDefault="005B04A8" w:rsidP="00A56E83">
      <w:pPr>
        <w:spacing w:line="480" w:lineRule="auto"/>
        <w:ind w:firstLine="708"/>
        <w:rPr>
          <w:rFonts w:ascii="Arial" w:hAnsi="Arial" w:cs="Arial"/>
          <w:color w:val="000000" w:themeColor="text1"/>
        </w:rPr>
      </w:pPr>
      <w:r w:rsidRPr="6AD009FA">
        <w:rPr>
          <w:rFonts w:ascii="Arial" w:hAnsi="Arial" w:cs="Arial"/>
          <w:color w:val="000000" w:themeColor="text1"/>
        </w:rPr>
        <w:t xml:space="preserve">The main effect of expert diagnostic threshold (LN) accounts for </w:t>
      </w:r>
      <w:r w:rsidR="00792F40" w:rsidRPr="6AD009FA">
        <w:rPr>
          <w:rFonts w:ascii="Arial" w:hAnsi="Arial" w:cs="Arial"/>
          <w:color w:val="000000" w:themeColor="text1"/>
        </w:rPr>
        <w:t>23</w:t>
      </w:r>
      <w:r w:rsidRPr="6AD009FA">
        <w:rPr>
          <w:rFonts w:ascii="Arial" w:hAnsi="Arial" w:cs="Arial"/>
          <w:color w:val="000000" w:themeColor="text1"/>
        </w:rPr>
        <w:t xml:space="preserve">% and </w:t>
      </w:r>
      <w:r w:rsidR="00792F40" w:rsidRPr="6AD009FA">
        <w:rPr>
          <w:rFonts w:ascii="Arial" w:hAnsi="Arial" w:cs="Arial"/>
          <w:color w:val="000000" w:themeColor="text1"/>
        </w:rPr>
        <w:t>5</w:t>
      </w:r>
      <w:r w:rsidRPr="6AD009FA">
        <w:rPr>
          <w:rFonts w:ascii="Arial" w:hAnsi="Arial" w:cs="Arial"/>
          <w:color w:val="000000" w:themeColor="text1"/>
        </w:rPr>
        <w:t xml:space="preserve">% of response variation for </w:t>
      </w:r>
      <w:r w:rsidRPr="6AD009FA">
        <w:rPr>
          <w:rFonts w:ascii="Arial" w:hAnsi="Arial" w:cs="Arial"/>
          <w:i/>
          <w:iCs/>
          <w:color w:val="000000" w:themeColor="text1"/>
        </w:rPr>
        <w:t xml:space="preserve">questions 1 </w:t>
      </w:r>
      <w:r w:rsidRPr="6AD009FA">
        <w:rPr>
          <w:rFonts w:ascii="Arial" w:hAnsi="Arial" w:cs="Arial"/>
          <w:color w:val="000000" w:themeColor="text1"/>
        </w:rPr>
        <w:t>and</w:t>
      </w:r>
      <w:r w:rsidRPr="6AD009FA">
        <w:rPr>
          <w:rFonts w:ascii="Arial" w:hAnsi="Arial" w:cs="Arial"/>
          <w:i/>
          <w:iCs/>
          <w:color w:val="000000" w:themeColor="text1"/>
        </w:rPr>
        <w:t xml:space="preserve"> 2</w:t>
      </w:r>
      <w:r w:rsidR="00E77651" w:rsidRPr="6AD009FA">
        <w:rPr>
          <w:rFonts w:ascii="Arial" w:hAnsi="Arial" w:cs="Arial"/>
          <w:color w:val="000000" w:themeColor="text1"/>
        </w:rPr>
        <w:t>,</w:t>
      </w:r>
      <w:r w:rsidRPr="6AD009FA">
        <w:rPr>
          <w:rFonts w:ascii="Arial" w:hAnsi="Arial" w:cs="Arial"/>
          <w:color w:val="000000" w:themeColor="text1"/>
        </w:rPr>
        <w:t xml:space="preserve"> respectively. Pattern noise accounts for </w:t>
      </w:r>
      <w:r w:rsidR="00792F40" w:rsidRPr="6AD009FA">
        <w:rPr>
          <w:rFonts w:ascii="Arial" w:hAnsi="Arial" w:cs="Arial"/>
          <w:color w:val="000000" w:themeColor="text1"/>
        </w:rPr>
        <w:t>10</w:t>
      </w:r>
      <w:r w:rsidRPr="6AD009FA">
        <w:rPr>
          <w:rFonts w:ascii="Arial" w:hAnsi="Arial" w:cs="Arial"/>
          <w:color w:val="000000" w:themeColor="text1"/>
        </w:rPr>
        <w:t xml:space="preserve">% of the response variation in </w:t>
      </w:r>
      <w:r w:rsidRPr="6AD009FA">
        <w:rPr>
          <w:rFonts w:ascii="Arial" w:hAnsi="Arial" w:cs="Arial"/>
          <w:i/>
          <w:iCs/>
          <w:color w:val="000000" w:themeColor="text1"/>
        </w:rPr>
        <w:t>question 1</w:t>
      </w:r>
      <w:r w:rsidRPr="6AD009FA">
        <w:rPr>
          <w:rFonts w:ascii="Arial" w:hAnsi="Arial" w:cs="Arial"/>
          <w:color w:val="000000" w:themeColor="text1"/>
        </w:rPr>
        <w:t xml:space="preserve">, and </w:t>
      </w:r>
      <w:r w:rsidR="00792F40" w:rsidRPr="6AD009FA">
        <w:rPr>
          <w:rFonts w:ascii="Arial" w:hAnsi="Arial" w:cs="Arial"/>
          <w:color w:val="000000" w:themeColor="text1"/>
        </w:rPr>
        <w:t>24</w:t>
      </w:r>
      <w:r w:rsidRPr="6AD009FA">
        <w:rPr>
          <w:rFonts w:ascii="Arial" w:hAnsi="Arial" w:cs="Arial"/>
          <w:color w:val="000000" w:themeColor="text1"/>
        </w:rPr>
        <w:t xml:space="preserve">% for </w:t>
      </w:r>
      <w:r w:rsidRPr="6AD009FA">
        <w:rPr>
          <w:rFonts w:ascii="Arial" w:hAnsi="Arial" w:cs="Arial"/>
          <w:i/>
          <w:iCs/>
          <w:color w:val="000000" w:themeColor="text1"/>
        </w:rPr>
        <w:t>question 2</w:t>
      </w:r>
      <w:r w:rsidRPr="6AD009FA">
        <w:rPr>
          <w:rFonts w:ascii="Arial" w:hAnsi="Arial" w:cs="Arial"/>
          <w:color w:val="000000" w:themeColor="text1"/>
        </w:rPr>
        <w:t xml:space="preserve">. Occasion noise accounts for </w:t>
      </w:r>
      <w:r w:rsidR="00792F40" w:rsidRPr="6AD009FA">
        <w:rPr>
          <w:rFonts w:ascii="Arial" w:hAnsi="Arial" w:cs="Arial"/>
          <w:color w:val="000000" w:themeColor="text1"/>
        </w:rPr>
        <w:t>1</w:t>
      </w:r>
      <w:r w:rsidRPr="6AD009FA">
        <w:rPr>
          <w:rFonts w:ascii="Arial" w:hAnsi="Arial" w:cs="Arial"/>
          <w:color w:val="000000" w:themeColor="text1"/>
        </w:rPr>
        <w:t xml:space="preserve">% of response variation for both </w:t>
      </w:r>
      <w:r w:rsidRPr="6AD009FA">
        <w:rPr>
          <w:rFonts w:ascii="Arial" w:hAnsi="Arial" w:cs="Arial"/>
          <w:i/>
          <w:iCs/>
          <w:color w:val="000000" w:themeColor="text1"/>
        </w:rPr>
        <w:t xml:space="preserve">questions 1 </w:t>
      </w:r>
      <w:r w:rsidRPr="6AD009FA">
        <w:rPr>
          <w:rFonts w:ascii="Arial" w:hAnsi="Arial" w:cs="Arial"/>
          <w:color w:val="000000" w:themeColor="text1"/>
        </w:rPr>
        <w:t>and</w:t>
      </w:r>
      <w:r w:rsidRPr="6AD009FA">
        <w:rPr>
          <w:rFonts w:ascii="Arial" w:hAnsi="Arial" w:cs="Arial"/>
          <w:i/>
          <w:iCs/>
          <w:color w:val="000000" w:themeColor="text1"/>
        </w:rPr>
        <w:t xml:space="preserve"> 2</w:t>
      </w:r>
      <w:r w:rsidRPr="6AD009FA">
        <w:rPr>
          <w:rFonts w:ascii="Arial" w:hAnsi="Arial" w:cs="Arial"/>
          <w:color w:val="000000" w:themeColor="text1"/>
        </w:rPr>
        <w:t xml:space="preserve">. </w:t>
      </w:r>
      <w:r w:rsidR="00792F40" w:rsidRPr="6AD009FA">
        <w:rPr>
          <w:rFonts w:ascii="Arial" w:hAnsi="Arial" w:cs="Arial"/>
          <w:color w:val="000000" w:themeColor="text1"/>
        </w:rPr>
        <w:t>These findings suggest that most of the system noise initially derives from experts’ differing level of willingness to make a diagnosis on the basis of history alone (</w:t>
      </w:r>
      <w:r w:rsidR="00E77651" w:rsidRPr="6AD009FA">
        <w:rPr>
          <w:rFonts w:ascii="Arial" w:hAnsi="Arial" w:cs="Arial"/>
          <w:color w:val="000000" w:themeColor="text1"/>
        </w:rPr>
        <w:t>LN</w:t>
      </w:r>
      <w:r w:rsidR="00792F40" w:rsidRPr="6AD009FA">
        <w:rPr>
          <w:rFonts w:ascii="Arial" w:hAnsi="Arial" w:cs="Arial"/>
          <w:color w:val="000000" w:themeColor="text1"/>
        </w:rPr>
        <w:t xml:space="preserve">), </w:t>
      </w:r>
      <w:r w:rsidR="00792F40" w:rsidRPr="6AD009FA">
        <w:rPr>
          <w:rFonts w:ascii="Arial" w:hAnsi="Arial" w:cs="Arial"/>
          <w:color w:val="000000" w:themeColor="text1"/>
        </w:rPr>
        <w:lastRenderedPageBreak/>
        <w:t>whereas after receiving test results, the total noise remains nearly the same (signal increased by just 3%) but derives primarily from experts’ variable weighting of the available information (</w:t>
      </w:r>
      <w:r w:rsidR="00E77651" w:rsidRPr="6AD009FA">
        <w:rPr>
          <w:rFonts w:ascii="Arial" w:hAnsi="Arial" w:cs="Arial"/>
          <w:color w:val="000000" w:themeColor="text1"/>
        </w:rPr>
        <w:t>PN</w:t>
      </w:r>
      <w:r w:rsidR="00792F40" w:rsidRPr="6AD009FA">
        <w:rPr>
          <w:rFonts w:ascii="Arial" w:hAnsi="Arial" w:cs="Arial"/>
          <w:color w:val="000000" w:themeColor="text1"/>
        </w:rPr>
        <w:t xml:space="preserve">). Interestingly, despite </w:t>
      </w:r>
      <w:r w:rsidR="00A56E83" w:rsidRPr="6AD009FA">
        <w:rPr>
          <w:rFonts w:ascii="Arial" w:hAnsi="Arial" w:cs="Arial"/>
          <w:color w:val="000000" w:themeColor="text1"/>
        </w:rPr>
        <w:t xml:space="preserve">the significant observed rate of </w:t>
      </w:r>
      <w:r w:rsidR="00792F40" w:rsidRPr="6AD009FA">
        <w:rPr>
          <w:rFonts w:ascii="Arial" w:hAnsi="Arial" w:cs="Arial"/>
          <w:color w:val="000000" w:themeColor="text1"/>
        </w:rPr>
        <w:t xml:space="preserve">diagnostic </w:t>
      </w:r>
      <w:r w:rsidR="00707F53" w:rsidRPr="6AD009FA">
        <w:rPr>
          <w:rFonts w:ascii="Arial" w:hAnsi="Arial" w:cs="Arial"/>
          <w:color w:val="000000" w:themeColor="text1"/>
        </w:rPr>
        <w:t>flip-flopping</w:t>
      </w:r>
      <w:r w:rsidR="00792F40" w:rsidRPr="6AD009FA">
        <w:rPr>
          <w:rFonts w:ascii="Arial" w:hAnsi="Arial" w:cs="Arial"/>
          <w:color w:val="000000" w:themeColor="text1"/>
        </w:rPr>
        <w:t xml:space="preserve"> between </w:t>
      </w:r>
      <w:r w:rsidR="00792F40" w:rsidRPr="6AD009FA">
        <w:rPr>
          <w:rFonts w:ascii="Arial" w:hAnsi="Arial" w:cs="Arial"/>
          <w:i/>
          <w:iCs/>
          <w:color w:val="000000" w:themeColor="text1"/>
        </w:rPr>
        <w:t>occasions</w:t>
      </w:r>
      <w:r w:rsidR="00792F40" w:rsidRPr="6AD009FA">
        <w:rPr>
          <w:rFonts w:ascii="Arial" w:hAnsi="Arial" w:cs="Arial"/>
          <w:color w:val="000000" w:themeColor="text1"/>
        </w:rPr>
        <w:t xml:space="preserve"> (</w:t>
      </w:r>
      <w:r w:rsidR="00A56E83" w:rsidRPr="6AD009FA">
        <w:rPr>
          <w:rFonts w:ascii="Arial" w:hAnsi="Arial" w:cs="Arial"/>
          <w:color w:val="000000" w:themeColor="text1"/>
        </w:rPr>
        <w:t xml:space="preserve">22% for question 1, 16% for question 2; see </w:t>
      </w:r>
      <w:r w:rsidR="00792F40" w:rsidRPr="6AD009FA">
        <w:rPr>
          <w:rFonts w:ascii="Arial" w:hAnsi="Arial" w:cs="Arial"/>
          <w:b/>
          <w:bCs/>
          <w:color w:val="000000" w:themeColor="text1"/>
        </w:rPr>
        <w:t>Figure 1</w:t>
      </w:r>
      <w:r w:rsidR="00792F40" w:rsidRPr="6AD009FA">
        <w:rPr>
          <w:rFonts w:ascii="Arial" w:hAnsi="Arial" w:cs="Arial"/>
          <w:color w:val="000000" w:themeColor="text1"/>
        </w:rPr>
        <w:t>), occasion noise</w:t>
      </w:r>
      <w:r w:rsidR="00E77651" w:rsidRPr="6AD009FA">
        <w:rPr>
          <w:rFonts w:ascii="Arial" w:hAnsi="Arial" w:cs="Arial"/>
          <w:color w:val="000000" w:themeColor="text1"/>
        </w:rPr>
        <w:t xml:space="preserve"> (ON)</w:t>
      </w:r>
      <w:r w:rsidR="00792F40" w:rsidRPr="6AD009FA">
        <w:rPr>
          <w:rFonts w:ascii="Arial" w:hAnsi="Arial" w:cs="Arial"/>
          <w:color w:val="000000" w:themeColor="text1"/>
        </w:rPr>
        <w:t xml:space="preserve"> makes </w:t>
      </w:r>
      <w:r w:rsidR="00A56E83" w:rsidRPr="6AD009FA">
        <w:rPr>
          <w:rFonts w:ascii="Arial" w:hAnsi="Arial" w:cs="Arial"/>
          <w:color w:val="000000" w:themeColor="text1"/>
        </w:rPr>
        <w:t xml:space="preserve">only a </w:t>
      </w:r>
      <w:r w:rsidR="00792F40" w:rsidRPr="6AD009FA">
        <w:rPr>
          <w:rFonts w:ascii="Arial" w:hAnsi="Arial" w:cs="Arial"/>
          <w:color w:val="000000" w:themeColor="text1"/>
        </w:rPr>
        <w:t>small contribution (1%) to the total variance. This</w:t>
      </w:r>
      <w:r w:rsidR="00707F53" w:rsidRPr="6AD009FA">
        <w:rPr>
          <w:rFonts w:ascii="Arial" w:hAnsi="Arial" w:cs="Arial"/>
          <w:color w:val="000000" w:themeColor="text1"/>
        </w:rPr>
        <w:t xml:space="preserve"> </w:t>
      </w:r>
      <w:r w:rsidR="00A56E83" w:rsidRPr="6AD009FA">
        <w:rPr>
          <w:rFonts w:ascii="Arial" w:hAnsi="Arial" w:cs="Arial"/>
          <w:color w:val="000000" w:themeColor="text1"/>
        </w:rPr>
        <w:t>suggests</w:t>
      </w:r>
      <w:r w:rsidR="00707F53" w:rsidRPr="6AD009FA">
        <w:rPr>
          <w:rFonts w:ascii="Arial" w:hAnsi="Arial" w:cs="Arial"/>
          <w:color w:val="000000" w:themeColor="text1"/>
        </w:rPr>
        <w:t xml:space="preserve"> </w:t>
      </w:r>
      <w:r w:rsidR="000822A3" w:rsidRPr="6AD009FA">
        <w:rPr>
          <w:rFonts w:ascii="Arial" w:hAnsi="Arial" w:cs="Arial"/>
          <w:color w:val="000000" w:themeColor="text1"/>
        </w:rPr>
        <w:t xml:space="preserve">that </w:t>
      </w:r>
      <w:r w:rsidR="00707F53" w:rsidRPr="6AD009FA">
        <w:rPr>
          <w:rFonts w:ascii="Arial" w:hAnsi="Arial" w:cs="Arial"/>
          <w:color w:val="000000" w:themeColor="text1"/>
        </w:rPr>
        <w:t xml:space="preserve">most diagnostic reversals occur in cases for which the </w:t>
      </w:r>
      <w:r w:rsidR="000822A3" w:rsidRPr="6AD009FA">
        <w:rPr>
          <w:rFonts w:ascii="Arial" w:hAnsi="Arial" w:cs="Arial"/>
          <w:color w:val="000000" w:themeColor="text1"/>
        </w:rPr>
        <w:t xml:space="preserve">level of signal </w:t>
      </w:r>
      <w:r w:rsidR="00707F53" w:rsidRPr="6AD009FA">
        <w:rPr>
          <w:rFonts w:ascii="Arial" w:hAnsi="Arial" w:cs="Arial"/>
          <w:color w:val="000000" w:themeColor="text1"/>
        </w:rPr>
        <w:t>is weak and</w:t>
      </w:r>
      <w:r w:rsidR="000822A3" w:rsidRPr="6AD009FA">
        <w:rPr>
          <w:rFonts w:ascii="Arial" w:hAnsi="Arial" w:cs="Arial"/>
          <w:color w:val="000000" w:themeColor="text1"/>
        </w:rPr>
        <w:t>/or</w:t>
      </w:r>
      <w:r w:rsidR="00707F53" w:rsidRPr="6AD009FA">
        <w:rPr>
          <w:rFonts w:ascii="Arial" w:hAnsi="Arial" w:cs="Arial"/>
          <w:color w:val="000000" w:themeColor="text1"/>
        </w:rPr>
        <w:t xml:space="preserve"> near that expert’s point of equipoise, so that even small amounts of noise </w:t>
      </w:r>
      <w:r w:rsidR="00AE698B" w:rsidRPr="6AD009FA">
        <w:rPr>
          <w:rFonts w:ascii="Arial" w:hAnsi="Arial" w:cs="Arial"/>
          <w:color w:val="000000" w:themeColor="text1"/>
        </w:rPr>
        <w:t>suffice</w:t>
      </w:r>
      <w:r w:rsidR="00707F53" w:rsidRPr="6AD009FA">
        <w:rPr>
          <w:rFonts w:ascii="Arial" w:hAnsi="Arial" w:cs="Arial"/>
          <w:color w:val="000000" w:themeColor="text1"/>
        </w:rPr>
        <w:t xml:space="preserve">. </w:t>
      </w:r>
      <w:r w:rsidRPr="6AD009FA">
        <w:rPr>
          <w:rFonts w:ascii="Arial" w:hAnsi="Arial" w:cs="Arial"/>
          <w:b/>
          <w:bCs/>
          <w:color w:val="000000" w:themeColor="text1"/>
        </w:rPr>
        <w:t>Figure 3</w:t>
      </w:r>
      <w:r w:rsidRPr="6AD009FA">
        <w:rPr>
          <w:rFonts w:ascii="Arial" w:hAnsi="Arial" w:cs="Arial"/>
          <w:color w:val="000000" w:themeColor="text1"/>
        </w:rPr>
        <w:t xml:space="preserve"> presents the same noise analysis for the decision to request further testing with EEG and neuroimaging. </w:t>
      </w:r>
    </w:p>
    <w:p w14:paraId="2D18AAE4" w14:textId="69B158E7" w:rsidR="005B04A8" w:rsidRPr="009C30F3" w:rsidRDefault="005B04A8" w:rsidP="005B04A8">
      <w:pPr>
        <w:spacing w:line="480" w:lineRule="auto"/>
        <w:ind w:firstLine="708"/>
        <w:rPr>
          <w:rFonts w:ascii="Arial" w:hAnsi="Arial" w:cs="Arial"/>
          <w:color w:val="000000" w:themeColor="text1"/>
        </w:rPr>
      </w:pPr>
      <w:r w:rsidRPr="009C30F3">
        <w:rPr>
          <w:rFonts w:ascii="Arial" w:hAnsi="Arial" w:cs="Arial"/>
          <w:color w:val="000000" w:themeColor="text1"/>
        </w:rPr>
        <w:t xml:space="preserve">Further analyses are presented in </w:t>
      </w:r>
      <w:r w:rsidRPr="009C30F3">
        <w:rPr>
          <w:rFonts w:ascii="Arial" w:hAnsi="Arial" w:cs="Arial"/>
          <w:b/>
          <w:bCs/>
          <w:color w:val="000000" w:themeColor="text1"/>
        </w:rPr>
        <w:t xml:space="preserve">Supplemental File 3 </w:t>
      </w:r>
      <w:r w:rsidRPr="009C30F3">
        <w:rPr>
          <w:rFonts w:ascii="Arial" w:hAnsi="Arial" w:cs="Arial"/>
          <w:color w:val="000000" w:themeColor="text1"/>
        </w:rPr>
        <w:t>and</w:t>
      </w:r>
      <w:r w:rsidRPr="009C30F3">
        <w:rPr>
          <w:rFonts w:ascii="Arial" w:hAnsi="Arial" w:cs="Arial"/>
          <w:b/>
          <w:bCs/>
          <w:color w:val="000000" w:themeColor="text1"/>
        </w:rPr>
        <w:t xml:space="preserve"> </w:t>
      </w:r>
      <w:r w:rsidR="00DE27A7">
        <w:rPr>
          <w:rFonts w:ascii="Arial" w:hAnsi="Arial" w:cs="Arial"/>
          <w:b/>
          <w:bCs/>
          <w:color w:val="000000" w:themeColor="text1"/>
        </w:rPr>
        <w:t xml:space="preserve">Supplemental </w:t>
      </w:r>
      <w:r w:rsidRPr="009C30F3">
        <w:rPr>
          <w:rFonts w:ascii="Arial" w:hAnsi="Arial" w:cs="Arial"/>
          <w:b/>
          <w:bCs/>
          <w:color w:val="000000" w:themeColor="text1"/>
        </w:rPr>
        <w:t>Table 1</w:t>
      </w:r>
      <w:r w:rsidRPr="009C30F3">
        <w:rPr>
          <w:rFonts w:ascii="Arial" w:hAnsi="Arial" w:cs="Arial"/>
          <w:color w:val="000000" w:themeColor="text1"/>
        </w:rPr>
        <w:t>.</w:t>
      </w:r>
    </w:p>
    <w:p w14:paraId="2660C0E6" w14:textId="77777777" w:rsidR="005B04A8" w:rsidRPr="009C30F3" w:rsidRDefault="005B04A8" w:rsidP="005B04A8">
      <w:pPr>
        <w:spacing w:line="480" w:lineRule="auto"/>
        <w:rPr>
          <w:rFonts w:ascii="Arial" w:hAnsi="Arial" w:cs="Arial"/>
          <w:color w:val="222222"/>
        </w:rPr>
      </w:pPr>
    </w:p>
    <w:p w14:paraId="68D509C0" w14:textId="77777777" w:rsidR="005B04A8" w:rsidRPr="009C30F3" w:rsidRDefault="005B04A8" w:rsidP="005B04A8">
      <w:pPr>
        <w:spacing w:line="480" w:lineRule="auto"/>
        <w:rPr>
          <w:rFonts w:ascii="Arial" w:hAnsi="Arial" w:cs="Arial"/>
          <w:b/>
          <w:bCs/>
          <w:color w:val="222222"/>
        </w:rPr>
      </w:pPr>
      <w:r w:rsidRPr="009C30F3">
        <w:rPr>
          <w:rFonts w:ascii="Arial" w:hAnsi="Arial" w:cs="Arial"/>
          <w:b/>
          <w:bCs/>
          <w:color w:val="222222"/>
        </w:rPr>
        <w:t>Discussion</w:t>
      </w:r>
    </w:p>
    <w:p w14:paraId="4FE3EE8E" w14:textId="0E48D818" w:rsidR="005B04A8" w:rsidRPr="009C30F3" w:rsidRDefault="005B04A8" w:rsidP="005B04A8">
      <w:pPr>
        <w:spacing w:line="480" w:lineRule="auto"/>
        <w:ind w:firstLine="708"/>
        <w:rPr>
          <w:rFonts w:ascii="Arial" w:hAnsi="Arial" w:cs="Arial"/>
          <w:color w:val="222222"/>
        </w:rPr>
      </w:pPr>
      <w:r w:rsidRPr="009C30F3">
        <w:rPr>
          <w:rFonts w:ascii="Arial" w:hAnsi="Arial" w:cs="Arial"/>
          <w:color w:val="222222"/>
        </w:rPr>
        <w:t xml:space="preserve">We identified a remarkably high level of noise in expert diagnoses of </w:t>
      </w:r>
      <w:r w:rsidRPr="00E77651">
        <w:rPr>
          <w:rFonts w:ascii="Arial" w:hAnsi="Arial" w:cs="Arial"/>
          <w:color w:val="222222"/>
        </w:rPr>
        <w:t xml:space="preserve">epilepsy. The probability of two different experts making a different diagnosis for the same case was 26%, and the probability of an expert making a different diagnosis for the same case on two different occasions was 16%. </w:t>
      </w:r>
      <w:r w:rsidR="00AE698B" w:rsidRPr="00E77651">
        <w:rPr>
          <w:rFonts w:ascii="Arial" w:hAnsi="Arial" w:cs="Arial"/>
          <w:color w:val="222222"/>
        </w:rPr>
        <w:t>Noise</w:t>
      </w:r>
      <w:r w:rsidR="00AE698B" w:rsidRPr="009C30F3">
        <w:rPr>
          <w:rFonts w:ascii="Arial" w:hAnsi="Arial" w:cs="Arial"/>
          <w:color w:val="222222"/>
        </w:rPr>
        <w:t xml:space="preserve"> accounted for one </w:t>
      </w:r>
      <w:r w:rsidR="00AE698B" w:rsidRPr="00E77651">
        <w:rPr>
          <w:rFonts w:ascii="Arial" w:hAnsi="Arial" w:cs="Arial"/>
          <w:color w:val="222222"/>
        </w:rPr>
        <w:t>third (31-34</w:t>
      </w:r>
      <w:r w:rsidRPr="00E77651">
        <w:rPr>
          <w:rFonts w:ascii="Arial" w:hAnsi="Arial" w:cs="Arial"/>
          <w:color w:val="222222"/>
        </w:rPr>
        <w:t>%</w:t>
      </w:r>
      <w:r w:rsidR="00AE698B" w:rsidRPr="00E77651">
        <w:rPr>
          <w:rFonts w:ascii="Arial" w:hAnsi="Arial" w:cs="Arial"/>
          <w:color w:val="222222"/>
        </w:rPr>
        <w:t>) of</w:t>
      </w:r>
      <w:r w:rsidR="00AE698B" w:rsidRPr="009C30F3">
        <w:rPr>
          <w:rFonts w:ascii="Arial" w:hAnsi="Arial" w:cs="Arial"/>
          <w:color w:val="222222"/>
        </w:rPr>
        <w:t xml:space="preserve"> the </w:t>
      </w:r>
      <w:r w:rsidR="00B4565B" w:rsidRPr="009C30F3">
        <w:rPr>
          <w:rFonts w:ascii="Arial" w:hAnsi="Arial" w:cs="Arial"/>
          <w:color w:val="222222"/>
        </w:rPr>
        <w:t xml:space="preserve">total </w:t>
      </w:r>
      <w:r w:rsidR="00AE698B" w:rsidRPr="009C30F3">
        <w:rPr>
          <w:rFonts w:ascii="Arial" w:hAnsi="Arial" w:cs="Arial"/>
          <w:color w:val="222222"/>
        </w:rPr>
        <w:t xml:space="preserve">variation across cases in experts’ final diagnosis of a patient as having or not having epilepsy. </w:t>
      </w:r>
    </w:p>
    <w:p w14:paraId="19C485E5" w14:textId="57FE7546" w:rsidR="005B04A8" w:rsidRPr="009C30F3" w:rsidRDefault="001C1C1D" w:rsidP="001C1C1D">
      <w:pPr>
        <w:spacing w:line="480" w:lineRule="auto"/>
        <w:ind w:firstLine="708"/>
        <w:rPr>
          <w:rFonts w:ascii="Arial" w:hAnsi="Arial" w:cs="Arial"/>
          <w:color w:val="222222"/>
        </w:rPr>
      </w:pPr>
      <w:r w:rsidRPr="009C30F3">
        <w:rPr>
          <w:rFonts w:ascii="Arial" w:hAnsi="Arial" w:cs="Arial"/>
          <w:color w:val="222222"/>
        </w:rPr>
        <w:t xml:space="preserve">The finding that expert </w:t>
      </w:r>
      <w:r w:rsidR="00526FA1">
        <w:rPr>
          <w:rFonts w:ascii="Arial" w:hAnsi="Arial" w:cs="Arial"/>
          <w:color w:val="222222"/>
        </w:rPr>
        <w:t>judgment</w:t>
      </w:r>
      <w:r w:rsidRPr="009C30F3">
        <w:rPr>
          <w:rFonts w:ascii="Arial" w:hAnsi="Arial" w:cs="Arial"/>
          <w:color w:val="222222"/>
        </w:rPr>
        <w:t xml:space="preserve">s are noisy is </w:t>
      </w:r>
      <w:ins w:id="111" w:author="Fábio Augusto Nascimento" w:date="2025-12-29T14:00:00Z" w16du:dateUtc="2025-12-29T20:00:00Z">
        <w:r w:rsidR="00EE62AC">
          <w:rPr>
            <w:rFonts w:ascii="Arial" w:hAnsi="Arial" w:cs="Arial"/>
            <w:color w:val="222222"/>
          </w:rPr>
          <w:t xml:space="preserve">remarkable, especially </w:t>
        </w:r>
      </w:ins>
      <w:ins w:id="112" w:author="Fábio Augusto Nascimento" w:date="2025-12-29T14:01:00Z" w16du:dateUtc="2025-12-29T20:01:00Z">
        <w:r w:rsidR="00EE62AC">
          <w:rPr>
            <w:rFonts w:ascii="Arial" w:hAnsi="Arial" w:cs="Arial"/>
            <w:color w:val="222222"/>
          </w:rPr>
          <w:t>given the significant clinical repercussions that diagnostic inconsistency can have on patient care. However</w:t>
        </w:r>
      </w:ins>
      <w:ins w:id="113" w:author="Fábio Augusto Nascimento" w:date="2025-12-29T10:06:00Z" w16du:dateUtc="2025-12-29T16:06:00Z">
        <w:r w:rsidR="00F21A88">
          <w:rPr>
            <w:rFonts w:ascii="Arial" w:hAnsi="Arial" w:cs="Arial"/>
            <w:color w:val="222222"/>
          </w:rPr>
          <w:t xml:space="preserve">, </w:t>
        </w:r>
      </w:ins>
      <w:ins w:id="114" w:author="Fábio Augusto Nascimento" w:date="2025-12-29T14:01:00Z" w16du:dateUtc="2025-12-29T20:01:00Z">
        <w:r w:rsidR="00EE62AC">
          <w:rPr>
            <w:rFonts w:ascii="Arial" w:hAnsi="Arial" w:cs="Arial"/>
            <w:color w:val="222222"/>
          </w:rPr>
          <w:t>noisy expert judgments are</w:t>
        </w:r>
      </w:ins>
      <w:ins w:id="115" w:author="Fábio Augusto Nascimento" w:date="2025-12-29T10:06:00Z" w16du:dateUtc="2025-12-29T16:06:00Z">
        <w:r w:rsidR="00F21A88">
          <w:rPr>
            <w:rFonts w:ascii="Arial" w:hAnsi="Arial" w:cs="Arial"/>
            <w:color w:val="222222"/>
          </w:rPr>
          <w:t xml:space="preserve"> </w:t>
        </w:r>
      </w:ins>
      <w:r w:rsidRPr="009C30F3">
        <w:rPr>
          <w:rFonts w:ascii="Arial" w:hAnsi="Arial" w:cs="Arial"/>
          <w:color w:val="222222"/>
        </w:rPr>
        <w:t xml:space="preserve">not unique to medicine. </w:t>
      </w:r>
      <w:r w:rsidR="005B04A8" w:rsidRPr="009C30F3">
        <w:rPr>
          <w:rFonts w:ascii="Arial" w:hAnsi="Arial" w:cs="Arial"/>
          <w:color w:val="222222"/>
        </w:rPr>
        <w:t>Within-</w:t>
      </w:r>
      <w:r w:rsidR="005B04A8" w:rsidRPr="009C30F3">
        <w:rPr>
          <w:rFonts w:ascii="Arial" w:hAnsi="Arial" w:cs="Arial"/>
          <w:color w:val="222222"/>
        </w:rPr>
        <w:lastRenderedPageBreak/>
        <w:t>expert noise (ON) has been documented in various fields. Professionals often contradict their own previous judgments when presented with the same data on different occasions</w:t>
      </w:r>
      <w:r w:rsidR="005B04A8" w:rsidRPr="009C30F3">
        <w:rPr>
          <w:rFonts w:ascii="Arial" w:hAnsi="Arial" w:cs="Arial"/>
          <w:color w:val="222222"/>
        </w:rPr>
        <w:fldChar w:fldCharType="begin"/>
      </w:r>
      <w:r w:rsidR="00857CE6">
        <w:rPr>
          <w:rFonts w:ascii="Arial" w:hAnsi="Arial" w:cs="Arial"/>
          <w:color w:val="222222"/>
        </w:rPr>
        <w:instrText xml:space="preserve"> ADDIN EN.CITE &lt;EndNote&gt;&lt;Cite&gt;&lt;Author&gt;Kahneman D&lt;/Author&gt;&lt;Year&gt;2021&lt;/Year&gt;&lt;RecNum&gt;106&lt;/RecNum&gt;&lt;DisplayText&gt;&lt;style face="superscript"&gt;3,10&lt;/style&gt;&lt;/DisplayText&gt;&lt;record&gt;&lt;rec-number&gt;106&lt;/rec-number&gt;&lt;foreign-keys&gt;&lt;key app="EN" db-id="a2t5x0ev002daredatq59501dfaxe5ee2xtv" timestamp="1712434797" guid="af1ec7af-b84a-487c-9194-50f1fc8ff7a6"&gt;106&lt;/key&gt;&lt;/foreign-keys&gt;&lt;ref-type name="Book"&gt;6&lt;/ref-type&gt;&lt;contributors&gt;&lt;authors&gt;&lt;author&gt;Kahneman D, Sibony O, Sunstein CR&lt;/author&gt;&lt;/authors&gt;&lt;/contributors&gt;&lt;titles&gt;&lt;title&gt;Noise: a flaw in human judgement&lt;/title&gt;&lt;/titles&gt;&lt;dates&gt;&lt;year&gt;2021&lt;/year&gt;&lt;/dates&gt;&lt;pub-location&gt;New York&lt;/pub-location&gt;&lt;publisher&gt;Little Brown Spark&lt;/publisher&gt;&lt;urls&gt;&lt;/urls&gt;&lt;/record&gt;&lt;/Cite&gt;&lt;Cite&gt;&lt;Author&gt;Ashton&lt;/Author&gt;&lt;Year&gt;2000&lt;/Year&gt;&lt;RecNum&gt;826&lt;/RecNum&gt;&lt;record&gt;&lt;rec-number&gt;826&lt;/rec-number&gt;&lt;foreign-keys&gt;&lt;key app="EN" db-id="99evzfdtz2xfpnevd9mxaaraf05f9re5xzev" timestamp="1755458702"&gt;826&lt;/key&gt;&lt;/foreign-keys&gt;&lt;ref-type name="Journal Article"&gt;17&lt;/ref-type&gt;&lt;contributors&gt;&lt;authors&gt;&lt;author&gt;Robert H. Ashton&lt;/author&gt;&lt;/authors&gt;&lt;/contributors&gt;&lt;titles&gt;&lt;title&gt;A review and analysis of research on the test–retest reliability of professional judgment&lt;/title&gt;&lt;secondary-title&gt;Journal of Behavioral Decision Making&lt;/secondary-title&gt;&lt;/titles&gt;&lt;periodical&gt;&lt;full-title&gt;Journal of Behavioral Decision Making&lt;/full-title&gt;&lt;abbr-1&gt;J Behav Decis Making&lt;/abbr-1&gt;&lt;/periodical&gt;&lt;pages&gt;277-294&lt;/pages&gt;&lt;volume&gt;13&lt;/volume&gt;&lt;number&gt;3&lt;/number&gt;&lt;dates&gt;&lt;year&gt;2000&lt;/year&gt;&lt;/dates&gt;&lt;urls&gt;&lt;/urls&gt;&lt;/record&gt;&lt;/Cite&gt;&lt;/EndNote&gt;</w:instrText>
      </w:r>
      <w:r w:rsidR="005B04A8" w:rsidRPr="009C30F3">
        <w:rPr>
          <w:rFonts w:ascii="Arial" w:hAnsi="Arial" w:cs="Arial"/>
          <w:color w:val="222222"/>
        </w:rPr>
        <w:fldChar w:fldCharType="separate"/>
      </w:r>
      <w:r w:rsidR="005B04A8" w:rsidRPr="009C30F3">
        <w:rPr>
          <w:rFonts w:ascii="Arial" w:hAnsi="Arial" w:cs="Arial"/>
          <w:noProof/>
          <w:color w:val="222222"/>
          <w:vertAlign w:val="superscript"/>
        </w:rPr>
        <w:t>3,10</w:t>
      </w:r>
      <w:r w:rsidR="005B04A8" w:rsidRPr="009C30F3">
        <w:rPr>
          <w:rFonts w:ascii="Arial" w:hAnsi="Arial" w:cs="Arial"/>
          <w:color w:val="222222"/>
        </w:rPr>
        <w:fldChar w:fldCharType="end"/>
      </w:r>
      <w:r w:rsidR="005B04A8" w:rsidRPr="009C30F3">
        <w:rPr>
          <w:rFonts w:ascii="Arial" w:hAnsi="Arial" w:cs="Arial"/>
          <w:color w:val="222222"/>
        </w:rPr>
        <w:t>. When 22 physicians evaluated coronary angiograms on two different occasions, they disagreed with themselves 63% to 92% of the time</w:t>
      </w:r>
      <w:r w:rsidR="005B04A8" w:rsidRPr="009C30F3">
        <w:rPr>
          <w:rFonts w:ascii="Arial" w:hAnsi="Arial" w:cs="Arial"/>
          <w:color w:val="222222"/>
        </w:rPr>
        <w:fldChar w:fldCharType="begin"/>
      </w:r>
      <w:r w:rsidR="00857CE6">
        <w:rPr>
          <w:rFonts w:ascii="Arial" w:hAnsi="Arial" w:cs="Arial"/>
          <w:color w:val="222222"/>
        </w:rPr>
        <w:instrText xml:space="preserve"> ADDIN EN.CITE &lt;EndNote&gt;&lt;Cite&gt;&lt;Author&gt;Detre&lt;/Author&gt;&lt;Year&gt;1975&lt;/Year&gt;&lt;RecNum&gt;824&lt;/RecNum&gt;&lt;DisplayText&gt;&lt;style face="superscript"&gt;11&lt;/style&gt;&lt;/DisplayText&gt;&lt;record&gt;&lt;rec-number&gt;824&lt;/rec-number&gt;&lt;foreign-keys&gt;&lt;key app="EN" db-id="99evzfdtz2xfpnevd9mxaaraf05f9re5xzev" timestamp="1755458702"&gt;824&lt;/key&gt;&lt;/foreign-keys&gt;&lt;ref-type name="Journal Article"&gt;17&lt;/ref-type&gt;&lt;contributors&gt;&lt;authors&gt;&lt;author&gt;Detre, K. M.&lt;/author&gt;&lt;author&gt;Wright, E.&lt;/author&gt;&lt;author&gt;Murphy, M. L.&lt;/author&gt;&lt;author&gt;Takaro, T.&lt;/author&gt;&lt;/authors&gt;&lt;/contributors&gt;&lt;titles&gt;&lt;title&gt;Observer agreement in evaluating coronary angiograms&lt;/title&gt;&lt;secondary-title&gt;Circulation&lt;/secondary-title&gt;&lt;/titles&gt;&lt;periodical&gt;&lt;full-title&gt;Circulation&lt;/full-title&gt;&lt;/periodical&gt;&lt;pages&gt;979-86&lt;/pages&gt;&lt;volume&gt;52&lt;/volume&gt;&lt;number&gt;6&lt;/number&gt;&lt;keywords&gt;&lt;keyword&gt;Angina Pectoris/diagnostic imaging&lt;/keyword&gt;&lt;keyword&gt;Angiography/*standards&lt;/keyword&gt;&lt;keyword&gt;Cineangiography/standards&lt;/keyword&gt;&lt;keyword&gt;Clinical Trials as Topic&lt;/keyword&gt;&lt;keyword&gt;*Coronary Angiography&lt;/keyword&gt;&lt;keyword&gt;Coronary Disease/*diagnostic imaging&lt;/keyword&gt;&lt;keyword&gt;Heart Aneurysm/diagnostic imaging&lt;/keyword&gt;&lt;keyword&gt;Humans&lt;/keyword&gt;&lt;keyword&gt;Myocardial Contraction&lt;/keyword&gt;&lt;keyword&gt;Myocardial Infarction/diagnostic imaging&lt;/keyword&gt;&lt;/keywords&gt;&lt;dates&gt;&lt;year&gt;1975&lt;/year&gt;&lt;pub-dates&gt;&lt;date&gt;Dec&lt;/date&gt;&lt;/pub-dates&gt;&lt;/dates&gt;&lt;isbn&gt;0009-7322 (Print)&amp;#xD;0009-7322 (Linking)&lt;/isbn&gt;&lt;accession-num&gt;1102142&lt;/accession-num&gt;&lt;urls&gt;&lt;related-urls&gt;&lt;url&gt;https://www.ncbi.nlm.nih.gov/pubmed/1102142&lt;/url&gt;&lt;/related-urls&gt;&lt;/urls&gt;&lt;electronic-resource-num&gt;10.1161/01.cir.52.6.979&lt;/electronic-resource-num&gt;&lt;remote-database-name&gt;Medline&lt;/remote-database-name&gt;&lt;remote-database-provider&gt;NLM&lt;/remote-database-provider&gt;&lt;/record&gt;&lt;/Cite&gt;&lt;/EndNote&gt;</w:instrText>
      </w:r>
      <w:r w:rsidR="005B04A8" w:rsidRPr="009C30F3">
        <w:rPr>
          <w:rFonts w:ascii="Arial" w:hAnsi="Arial" w:cs="Arial"/>
          <w:color w:val="222222"/>
        </w:rPr>
        <w:fldChar w:fldCharType="separate"/>
      </w:r>
      <w:r w:rsidR="005B04A8" w:rsidRPr="009C30F3">
        <w:rPr>
          <w:rFonts w:ascii="Arial" w:hAnsi="Arial" w:cs="Arial"/>
          <w:noProof/>
          <w:color w:val="222222"/>
          <w:vertAlign w:val="superscript"/>
        </w:rPr>
        <w:t>11</w:t>
      </w:r>
      <w:r w:rsidR="005B04A8" w:rsidRPr="009C30F3">
        <w:rPr>
          <w:rFonts w:ascii="Arial" w:hAnsi="Arial" w:cs="Arial"/>
          <w:color w:val="222222"/>
        </w:rPr>
        <w:fldChar w:fldCharType="end"/>
      </w:r>
      <w:r w:rsidR="005B04A8" w:rsidRPr="009C30F3">
        <w:rPr>
          <w:rFonts w:ascii="Arial" w:hAnsi="Arial" w:cs="Arial"/>
          <w:color w:val="222222"/>
        </w:rPr>
        <w:t>. When software developers were asked on two separate days to estimate the completion time for a task, the hours they projected differed by 71% on average</w:t>
      </w:r>
      <w:r w:rsidR="005B04A8" w:rsidRPr="009C30F3">
        <w:rPr>
          <w:rFonts w:ascii="Arial" w:hAnsi="Arial" w:cs="Arial"/>
          <w:color w:val="222222"/>
        </w:rPr>
        <w:fldChar w:fldCharType="begin"/>
      </w:r>
      <w:r w:rsidR="00857CE6">
        <w:rPr>
          <w:rFonts w:ascii="Arial" w:hAnsi="Arial" w:cs="Arial"/>
          <w:color w:val="222222"/>
        </w:rPr>
        <w:instrText xml:space="preserve"> ADDIN EN.CITE &lt;EndNote&gt;&lt;Cite&gt;&lt;Author&gt;Grimstad&lt;/Author&gt;&lt;Year&gt;2007&lt;/Year&gt;&lt;RecNum&gt;825&lt;/RecNum&gt;&lt;DisplayText&gt;&lt;style face="superscript"&gt;12&lt;/style&gt;&lt;/DisplayText&gt;&lt;record&gt;&lt;rec-number&gt;825&lt;/rec-number&gt;&lt;foreign-keys&gt;&lt;key app="EN" db-id="99evzfdtz2xfpnevd9mxaaraf05f9re5xzev" timestamp="1755458702"&gt;825&lt;/key&gt;&lt;/foreign-keys&gt;&lt;ref-type name="Journal Article"&gt;17&lt;/ref-type&gt;&lt;contributors&gt;&lt;authors&gt;&lt;author&gt;Stein Grimstad&lt;/author&gt;&lt;author&gt;Magne Jørgensen&lt;/author&gt;&lt;/authors&gt;&lt;/contributors&gt;&lt;titles&gt;&lt;title&gt;Inconsistency of expert judgment-based estimates of software development effort&lt;/title&gt;&lt;secondary-title&gt;Journal of Systems and Software&lt;/secondary-title&gt;&lt;/titles&gt;&lt;periodical&gt;&lt;full-title&gt;Journal of Systems and Software&lt;/full-title&gt;&lt;/periodical&gt;&lt;pages&gt;1770-1777&lt;/pages&gt;&lt;volume&gt;80&lt;/volume&gt;&lt;number&gt;11&lt;/number&gt;&lt;dates&gt;&lt;year&gt;2007&lt;/year&gt;&lt;/dates&gt;&lt;urls&gt;&lt;/urls&gt;&lt;/record&gt;&lt;/Cite&gt;&lt;/EndNote&gt;</w:instrText>
      </w:r>
      <w:r w:rsidR="005B04A8" w:rsidRPr="009C30F3">
        <w:rPr>
          <w:rFonts w:ascii="Arial" w:hAnsi="Arial" w:cs="Arial"/>
          <w:color w:val="222222"/>
        </w:rPr>
        <w:fldChar w:fldCharType="separate"/>
      </w:r>
      <w:r w:rsidR="005B04A8" w:rsidRPr="009C30F3">
        <w:rPr>
          <w:rFonts w:ascii="Arial" w:hAnsi="Arial" w:cs="Arial"/>
          <w:noProof/>
          <w:color w:val="222222"/>
          <w:vertAlign w:val="superscript"/>
        </w:rPr>
        <w:t>12</w:t>
      </w:r>
      <w:r w:rsidR="005B04A8" w:rsidRPr="009C30F3">
        <w:rPr>
          <w:rFonts w:ascii="Arial" w:hAnsi="Arial" w:cs="Arial"/>
          <w:color w:val="222222"/>
        </w:rPr>
        <w:fldChar w:fldCharType="end"/>
      </w:r>
      <w:r w:rsidR="005B04A8" w:rsidRPr="009C30F3">
        <w:rPr>
          <w:rFonts w:ascii="Arial" w:hAnsi="Arial" w:cs="Arial"/>
          <w:color w:val="222222"/>
        </w:rPr>
        <w:t>. Between-expert noise is likely even higher. In many tasks, experts' decisions exhibit significant unwanted variability: appraising real estate</w:t>
      </w:r>
      <w:r w:rsidR="005B04A8" w:rsidRPr="009C30F3">
        <w:rPr>
          <w:rFonts w:ascii="Arial" w:hAnsi="Arial" w:cs="Arial"/>
          <w:color w:val="222222"/>
        </w:rPr>
        <w:fldChar w:fldCharType="begin"/>
      </w:r>
      <w:r w:rsidR="00857CE6">
        <w:rPr>
          <w:rFonts w:ascii="Arial" w:hAnsi="Arial" w:cs="Arial"/>
          <w:color w:val="222222"/>
        </w:rPr>
        <w:instrText xml:space="preserve"> ADDIN EN.CITE &lt;EndNote&gt;&lt;Cite&gt;&lt;Author&gt;Adair&lt;/Author&gt;&lt;Year&gt;1996&lt;/Year&gt;&lt;RecNum&gt;830&lt;/RecNum&gt;&lt;DisplayText&gt;&lt;style face="superscript"&gt;13&lt;/style&gt;&lt;/DisplayText&gt;&lt;record&gt;&lt;rec-number&gt;830&lt;/rec-number&gt;&lt;foreign-keys&gt;&lt;key app="EN" db-id="99evzfdtz2xfpnevd9mxaaraf05f9re5xzev" timestamp="1755458702"&gt;830&lt;/key&gt;&lt;/foreign-keys&gt;&lt;ref-type name="Journal Article"&gt;17&lt;/ref-type&gt;&lt;contributors&gt;&lt;authors&gt;&lt;author&gt;Alastair Adair&lt;/author&gt;&lt;author&gt;Norman Hutchison&lt;/author&gt;&lt;author&gt;Bryan MacGregor&lt;/author&gt;&lt;author&gt;Stanley McGreal&lt;/author&gt;&lt;author&gt;Nanda Nanthakumaran&lt;/author&gt;&lt;/authors&gt;&lt;/contributors&gt;&lt;titles&gt;&lt;title&gt;An analysis of valuation variation in the UK commercial property market: Hager and Lord revisited&lt;/title&gt;&lt;secondary-title&gt;Journal of Property Valuation and Investment&lt;/secondary-title&gt;&lt;/titles&gt;&lt;periodical&gt;&lt;full-title&gt;Journal of Property Valuation and Investment&lt;/full-title&gt;&lt;/periodical&gt;&lt;pages&gt;34-47&lt;/pages&gt;&lt;volume&gt;14&lt;/volume&gt;&lt;number&gt;5&lt;/number&gt;&lt;dates&gt;&lt;year&gt;1996&lt;/year&gt;&lt;/dates&gt;&lt;urls&gt;&lt;/urls&gt;&lt;/record&gt;&lt;/Cite&gt;&lt;/EndNote&gt;</w:instrText>
      </w:r>
      <w:r w:rsidR="005B04A8" w:rsidRPr="009C30F3">
        <w:rPr>
          <w:rFonts w:ascii="Arial" w:hAnsi="Arial" w:cs="Arial"/>
          <w:color w:val="222222"/>
        </w:rPr>
        <w:fldChar w:fldCharType="separate"/>
      </w:r>
      <w:r w:rsidR="005B04A8" w:rsidRPr="009C30F3">
        <w:rPr>
          <w:rFonts w:ascii="Arial" w:hAnsi="Arial" w:cs="Arial"/>
          <w:noProof/>
          <w:color w:val="222222"/>
          <w:vertAlign w:val="superscript"/>
        </w:rPr>
        <w:t>13</w:t>
      </w:r>
      <w:r w:rsidR="005B04A8" w:rsidRPr="009C30F3">
        <w:rPr>
          <w:rFonts w:ascii="Arial" w:hAnsi="Arial" w:cs="Arial"/>
          <w:color w:val="222222"/>
        </w:rPr>
        <w:fldChar w:fldCharType="end"/>
      </w:r>
      <w:r w:rsidR="005B04A8" w:rsidRPr="009C30F3">
        <w:rPr>
          <w:rFonts w:ascii="Arial" w:hAnsi="Arial" w:cs="Arial"/>
          <w:color w:val="222222"/>
        </w:rPr>
        <w:t>, valuing stocks</w:t>
      </w:r>
      <w:r w:rsidR="005B04A8" w:rsidRPr="009C30F3">
        <w:rPr>
          <w:rFonts w:ascii="Arial" w:hAnsi="Arial" w:cs="Arial"/>
          <w:color w:val="222222"/>
        </w:rPr>
        <w:fldChar w:fldCharType="begin"/>
      </w:r>
      <w:r w:rsidR="00857CE6">
        <w:rPr>
          <w:rFonts w:ascii="Arial" w:hAnsi="Arial" w:cs="Arial"/>
          <w:color w:val="222222"/>
        </w:rPr>
        <w:instrText xml:space="preserve"> ADDIN EN.CITE &lt;EndNote&gt;&lt;Cite&gt;&lt;Author&gt;Slovic&lt;/Author&gt;&lt;Year&gt;1969&lt;/Year&gt;&lt;RecNum&gt;829&lt;/RecNum&gt;&lt;DisplayText&gt;&lt;style face="superscript"&gt;14&lt;/style&gt;&lt;/DisplayText&gt;&lt;record&gt;&lt;rec-number&gt;829&lt;/rec-number&gt;&lt;foreign-keys&gt;&lt;key app="EN" db-id="99evzfdtz2xfpnevd9mxaaraf05f9re5xzev" timestamp="1755458702"&gt;829&lt;/key&gt;&lt;/foreign-keys&gt;&lt;ref-type name="Journal Article"&gt;17&lt;/ref-type&gt;&lt;contributors&gt;&lt;authors&gt;&lt;author&gt;Paul Slovic&lt;/author&gt;&lt;/authors&gt;&lt;/contributors&gt;&lt;titles&gt;&lt;title&gt;Analyzing the expert judge: A descriptive study of a stockbroker&amp;apos;s decision process&lt;/title&gt;&lt;secondary-title&gt;Journal of Applied Psychology&lt;/secondary-title&gt;&lt;/titles&gt;&lt;periodical&gt;&lt;full-title&gt;Journal of Applied Psychology&lt;/full-title&gt;&lt;/periodical&gt;&lt;pages&gt;255-263&lt;/pages&gt;&lt;volume&gt;53&lt;/volume&gt;&lt;dates&gt;&lt;year&gt;1969&lt;/year&gt;&lt;/dates&gt;&lt;urls&gt;&lt;/urls&gt;&lt;/record&gt;&lt;/Cite&gt;&lt;/EndNote&gt;</w:instrText>
      </w:r>
      <w:r w:rsidR="005B04A8" w:rsidRPr="009C30F3">
        <w:rPr>
          <w:rFonts w:ascii="Arial" w:hAnsi="Arial" w:cs="Arial"/>
          <w:color w:val="222222"/>
        </w:rPr>
        <w:fldChar w:fldCharType="separate"/>
      </w:r>
      <w:r w:rsidR="005B04A8" w:rsidRPr="009C30F3">
        <w:rPr>
          <w:rFonts w:ascii="Arial" w:hAnsi="Arial" w:cs="Arial"/>
          <w:noProof/>
          <w:color w:val="222222"/>
          <w:vertAlign w:val="superscript"/>
        </w:rPr>
        <w:t>14</w:t>
      </w:r>
      <w:r w:rsidR="005B04A8" w:rsidRPr="009C30F3">
        <w:rPr>
          <w:rFonts w:ascii="Arial" w:hAnsi="Arial" w:cs="Arial"/>
          <w:color w:val="222222"/>
        </w:rPr>
        <w:fldChar w:fldCharType="end"/>
      </w:r>
      <w:r w:rsidR="005B04A8" w:rsidRPr="009C30F3">
        <w:rPr>
          <w:rFonts w:ascii="Arial" w:hAnsi="Arial" w:cs="Arial"/>
          <w:color w:val="222222"/>
        </w:rPr>
        <w:t>, sentencing criminals</w:t>
      </w:r>
      <w:r w:rsidR="005B04A8" w:rsidRPr="009C30F3">
        <w:rPr>
          <w:rFonts w:ascii="Arial" w:hAnsi="Arial" w:cs="Arial"/>
          <w:color w:val="222222"/>
        </w:rPr>
        <w:fldChar w:fldCharType="begin"/>
      </w:r>
      <w:r w:rsidR="00857CE6">
        <w:rPr>
          <w:rFonts w:ascii="Arial" w:hAnsi="Arial" w:cs="Arial"/>
          <w:color w:val="222222"/>
        </w:rPr>
        <w:instrText xml:space="preserve"> ADDIN EN.CITE &lt;EndNote&gt;&lt;Cite&gt;&lt;Author&gt;Clancy&lt;/Author&gt;&lt;Year&gt;1981&lt;/Year&gt;&lt;RecNum&gt;828&lt;/RecNum&gt;&lt;DisplayText&gt;&lt;style face="superscript"&gt;15,16&lt;/style&gt;&lt;/DisplayText&gt;&lt;record&gt;&lt;rec-number&gt;828&lt;/rec-number&gt;&lt;foreign-keys&gt;&lt;key app="EN" db-id="99evzfdtz2xfpnevd9mxaaraf05f9re5xzev" timestamp="1755458702"&gt;828&lt;/key&gt;&lt;/foreign-keys&gt;&lt;ref-type name="Journal Article"&gt;17&lt;/ref-type&gt;&lt;contributors&gt;&lt;authors&gt;&lt;author&gt;Kevin Clancy &lt;/author&gt;&lt;author&gt;John Bartolomeo &lt;/author&gt;&lt;author&gt;David Richardson &lt;/author&gt;&lt;author&gt;Charles Wellford&lt;/author&gt;&lt;/authors&gt;&lt;/contributors&gt;&lt;titles&gt;&lt;title&gt;Sentence Decisionmaking: The Logic of Sentence Decisions and the Extent and Sources of Sentence Disparity&lt;/title&gt;&lt;secondary-title&gt;Journal of Criminal Law and Criminology&lt;/secondary-title&gt;&lt;/titles&gt;&lt;periodical&gt;&lt;full-title&gt;Journal of Criminal Law and Criminology&lt;/full-title&gt;&lt;/periodical&gt;&lt;volume&gt;72&lt;/volume&gt;&lt;number&gt;2&lt;/number&gt;&lt;dates&gt;&lt;year&gt;1981&lt;/year&gt;&lt;/dates&gt;&lt;urls&gt;&lt;/urls&gt;&lt;/record&gt;&lt;/Cite&gt;&lt;Cite&gt;&lt;Author&gt;Anderson&lt;/Author&gt;&lt;Year&gt;1999&lt;/Year&gt;&lt;RecNum&gt;831&lt;/RecNum&gt;&lt;record&gt;&lt;rec-number&gt;831&lt;/rec-number&gt;&lt;foreign-keys&gt;&lt;key app="EN" db-id="99evzfdtz2xfpnevd9mxaaraf05f9re5xzev" timestamp="1755458702"&gt;831&lt;/key&gt;&lt;/foreign-keys&gt;&lt;ref-type name="Journal Article"&gt;17&lt;/ref-type&gt;&lt;contributors&gt;&lt;authors&gt;&lt;author&gt;James M. Anderson&lt;/author&gt;&lt;author&gt;Jeffrey R. Kling&lt;/author&gt;&lt;author&gt;Kate Stith&lt;/author&gt;&lt;/authors&gt;&lt;/contributors&gt;&lt;titles&gt;&lt;title&gt;Measuring Interjudge Sentencing Disparity: Before and After the Federal Sentencing Guidelines&lt;/title&gt;&lt;secondary-title&gt;The Journal of Law &amp;amp; Economics&lt;/secondary-title&gt;&lt;/titles&gt;&lt;periodical&gt;&lt;full-title&gt;The Journal of Law &amp;amp; Economics&lt;/full-title&gt;&lt;/periodical&gt;&lt;pages&gt;271-308&lt;/pages&gt;&lt;volume&gt;42&lt;/volume&gt;&lt;num-vols&gt;1&lt;/num-vols&gt;&lt;dates&gt;&lt;year&gt;1999&lt;/year&gt;&lt;/dates&gt;&lt;urls&gt;&lt;/urls&gt;&lt;/record&gt;&lt;/Cite&gt;&lt;/EndNote&gt;</w:instrText>
      </w:r>
      <w:r w:rsidR="005B04A8" w:rsidRPr="009C30F3">
        <w:rPr>
          <w:rFonts w:ascii="Arial" w:hAnsi="Arial" w:cs="Arial"/>
          <w:color w:val="222222"/>
        </w:rPr>
        <w:fldChar w:fldCharType="separate"/>
      </w:r>
      <w:r w:rsidR="005B04A8" w:rsidRPr="009C30F3">
        <w:rPr>
          <w:rFonts w:ascii="Arial" w:hAnsi="Arial" w:cs="Arial"/>
          <w:noProof/>
          <w:color w:val="222222"/>
          <w:vertAlign w:val="superscript"/>
        </w:rPr>
        <w:t>15,16</w:t>
      </w:r>
      <w:r w:rsidR="005B04A8" w:rsidRPr="009C30F3">
        <w:rPr>
          <w:rFonts w:ascii="Arial" w:hAnsi="Arial" w:cs="Arial"/>
          <w:color w:val="222222"/>
        </w:rPr>
        <w:fldChar w:fldCharType="end"/>
      </w:r>
      <w:r w:rsidR="005B04A8" w:rsidRPr="009C30F3">
        <w:rPr>
          <w:rFonts w:ascii="Arial" w:hAnsi="Arial" w:cs="Arial"/>
          <w:color w:val="222222"/>
        </w:rPr>
        <w:t>, auditing financial statements</w:t>
      </w:r>
      <w:r w:rsidR="005B04A8" w:rsidRPr="009C30F3">
        <w:rPr>
          <w:rFonts w:ascii="Arial" w:hAnsi="Arial" w:cs="Arial"/>
          <w:color w:val="222222"/>
        </w:rPr>
        <w:fldChar w:fldCharType="begin"/>
      </w:r>
      <w:r w:rsidR="00857CE6">
        <w:rPr>
          <w:rFonts w:ascii="Arial" w:hAnsi="Arial" w:cs="Arial"/>
          <w:color w:val="222222"/>
        </w:rPr>
        <w:instrText xml:space="preserve"> ADDIN EN.CITE &lt;EndNote&gt;&lt;Cite&gt;&lt;Author&gt;Colbert&lt;/Author&gt;&lt;Year&gt;1988&lt;/Year&gt;&lt;RecNum&gt;832&lt;/RecNum&gt;&lt;DisplayText&gt;&lt;style face="superscript"&gt;17&lt;/style&gt;&lt;/DisplayText&gt;&lt;record&gt;&lt;rec-number&gt;832&lt;/rec-number&gt;&lt;foreign-keys&gt;&lt;key app="EN" db-id="99evzfdtz2xfpnevd9mxaaraf05f9re5xzev" timestamp="1755458702"&gt;832&lt;/key&gt;&lt;/foreign-keys&gt;&lt;ref-type name="Journal Article"&gt;17&lt;/ref-type&gt;&lt;contributors&gt;&lt;authors&gt;&lt;author&gt;Janet L. Colbert&lt;/author&gt;&lt;/authors&gt;&lt;/contributors&gt;&lt;titles&gt;&lt;title&gt;Inherent risk: An investigation of auditors&amp;apos; judgments&lt;/title&gt;&lt;secondary-title&gt;Accounting, Organizations and Society&lt;/secondary-title&gt;&lt;/titles&gt;&lt;periodical&gt;&lt;full-title&gt;Accounting, Organizations and Society&lt;/full-title&gt;&lt;/periodical&gt;&lt;pages&gt;111-121&lt;/pages&gt;&lt;volume&gt;13&lt;/volume&gt;&lt;number&gt;2&lt;/number&gt;&lt;dates&gt;&lt;year&gt;1988&lt;/year&gt;&lt;/dates&gt;&lt;urls&gt;&lt;/urls&gt;&lt;/record&gt;&lt;/Cite&gt;&lt;/EndNote&gt;</w:instrText>
      </w:r>
      <w:r w:rsidR="005B04A8" w:rsidRPr="009C30F3">
        <w:rPr>
          <w:rFonts w:ascii="Arial" w:hAnsi="Arial" w:cs="Arial"/>
          <w:color w:val="222222"/>
        </w:rPr>
        <w:fldChar w:fldCharType="separate"/>
      </w:r>
      <w:r w:rsidR="005B04A8" w:rsidRPr="009C30F3">
        <w:rPr>
          <w:rFonts w:ascii="Arial" w:hAnsi="Arial" w:cs="Arial"/>
          <w:noProof/>
          <w:color w:val="222222"/>
          <w:vertAlign w:val="superscript"/>
        </w:rPr>
        <w:t>17</w:t>
      </w:r>
      <w:r w:rsidR="005B04A8" w:rsidRPr="009C30F3">
        <w:rPr>
          <w:rFonts w:ascii="Arial" w:hAnsi="Arial" w:cs="Arial"/>
          <w:color w:val="222222"/>
        </w:rPr>
        <w:fldChar w:fldCharType="end"/>
      </w:r>
      <w:r w:rsidR="005B04A8" w:rsidRPr="009C30F3">
        <w:rPr>
          <w:rFonts w:ascii="Arial" w:hAnsi="Arial" w:cs="Arial"/>
          <w:color w:val="222222"/>
        </w:rPr>
        <w:t>, interpreting EEGs</w:t>
      </w:r>
      <w:r w:rsidR="005B04A8" w:rsidRPr="009C30F3">
        <w:rPr>
          <w:rFonts w:ascii="Arial" w:hAnsi="Arial" w:cs="Arial"/>
          <w:color w:val="222222"/>
        </w:rPr>
        <w:fldChar w:fldCharType="begin">
          <w:fldData xml:space="preserve">PEVuZE5vdGU+PENpdGU+PEF1dGhvcj5OYXNjaW1lbnRvPC9BdXRob3I+PFllYXI+MjAyMjwvWWVh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</w:fldData>
        </w:fldChar>
      </w:r>
      <w:r w:rsidR="005B04A8" w:rsidRPr="009C30F3">
        <w:rPr>
          <w:rFonts w:ascii="Arial" w:hAnsi="Arial" w:cs="Arial"/>
          <w:color w:val="222222"/>
        </w:rPr>
        <w:instrText xml:space="preserve"> ADDIN EN.CITE </w:instrText>
      </w:r>
      <w:r w:rsidR="005B04A8" w:rsidRPr="009C30F3">
        <w:rPr>
          <w:rFonts w:ascii="Arial" w:hAnsi="Arial" w:cs="Arial"/>
          <w:color w:val="222222"/>
        </w:rPr>
        <w:fldChar w:fldCharType="begin">
          <w:fldData xml:space="preserve">PEVuZE5vdGU+PENpdGU+PEF1dGhvcj5OYXNjaW1lbnRvPC9BdXRob3I+PFllYXI+MjAyMjwvWWVh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</w:fldData>
        </w:fldChar>
      </w:r>
      <w:r w:rsidR="005B04A8" w:rsidRPr="009C30F3">
        <w:rPr>
          <w:rFonts w:ascii="Arial" w:hAnsi="Arial" w:cs="Arial"/>
          <w:color w:val="222222"/>
        </w:rPr>
        <w:instrText xml:space="preserve"> ADDIN EN.CITE.DATA </w:instrText>
      </w:r>
      <w:r w:rsidR="005B04A8" w:rsidRPr="009C30F3">
        <w:rPr>
          <w:rFonts w:ascii="Arial" w:hAnsi="Arial" w:cs="Arial"/>
          <w:color w:val="222222"/>
        </w:rPr>
      </w:r>
      <w:r w:rsidR="005B04A8" w:rsidRPr="009C30F3">
        <w:rPr>
          <w:rFonts w:ascii="Arial" w:hAnsi="Arial" w:cs="Arial"/>
          <w:color w:val="222222"/>
        </w:rPr>
        <w:fldChar w:fldCharType="end"/>
      </w:r>
      <w:r w:rsidR="005B04A8" w:rsidRPr="009C30F3">
        <w:rPr>
          <w:rFonts w:ascii="Arial" w:hAnsi="Arial" w:cs="Arial"/>
          <w:color w:val="222222"/>
        </w:rPr>
      </w:r>
      <w:r w:rsidR="005B04A8" w:rsidRPr="009C30F3">
        <w:rPr>
          <w:rFonts w:ascii="Arial" w:hAnsi="Arial" w:cs="Arial"/>
          <w:color w:val="222222"/>
        </w:rPr>
        <w:fldChar w:fldCharType="separate"/>
      </w:r>
      <w:r w:rsidR="005B04A8" w:rsidRPr="009C30F3">
        <w:rPr>
          <w:rFonts w:ascii="Arial" w:hAnsi="Arial" w:cs="Arial"/>
          <w:noProof/>
          <w:color w:val="222222"/>
          <w:vertAlign w:val="superscript"/>
        </w:rPr>
        <w:t>18</w:t>
      </w:r>
      <w:r w:rsidR="005B04A8" w:rsidRPr="009C30F3">
        <w:rPr>
          <w:rFonts w:ascii="Arial" w:hAnsi="Arial" w:cs="Arial"/>
          <w:color w:val="222222"/>
        </w:rPr>
        <w:fldChar w:fldCharType="end"/>
      </w:r>
      <w:r w:rsidR="005B04A8" w:rsidRPr="009C30F3">
        <w:rPr>
          <w:rFonts w:ascii="Arial" w:hAnsi="Arial" w:cs="Arial"/>
          <w:color w:val="222222"/>
        </w:rPr>
        <w:t>, and more</w:t>
      </w:r>
      <w:r w:rsidR="005B04A8" w:rsidRPr="009C30F3">
        <w:rPr>
          <w:rFonts w:ascii="Arial" w:hAnsi="Arial" w:cs="Arial"/>
          <w:color w:val="222222"/>
        </w:rPr>
        <w:fldChar w:fldCharType="begin"/>
      </w:r>
      <w:r w:rsidR="005B04A8" w:rsidRPr="009C30F3">
        <w:rPr>
          <w:rFonts w:ascii="Arial" w:hAnsi="Arial" w:cs="Arial"/>
          <w:color w:val="222222"/>
        </w:rPr>
        <w:instrText xml:space="preserve"> ADDIN EN.CITE &lt;EndNote&gt;&lt;Cite&gt;&lt;Author&gt;Kahneman D&lt;/Author&gt;&lt;Year&gt;2021&lt;/Year&gt;&lt;RecNum&gt;106&lt;/RecNum&gt;&lt;DisplayText&gt;&lt;style face="superscript"&gt;3&lt;/style&gt;&lt;/DisplayText&gt;&lt;record&gt;&lt;rec-number&gt;106&lt;/rec-number&gt;&lt;foreign-keys&gt;&lt;key app="EN" db-id="a2t5x0ev002daredatq59501dfaxe5ee2xtv" timestamp="1712434797" guid="af1ec7af-b84a-487c-9194-50f1fc8ff7a6"&gt;106&lt;/key&gt;&lt;/foreign-keys&gt;&lt;ref-type name="Book"&gt;6&lt;/ref-type&gt;&lt;contributors&gt;&lt;authors&gt;&lt;author&gt;Kahneman D, Sibony O, Sunstein CR&lt;/author&gt;&lt;/authors&gt;&lt;/contributors&gt;&lt;titles&gt;&lt;title&gt;Noise: a flaw in human judgement&lt;/title&gt;&lt;/titles&gt;&lt;dates&gt;&lt;year&gt;2021&lt;/year&gt;&lt;/dates&gt;&lt;pub-location&gt;New York&lt;/pub-location&gt;&lt;publisher&gt;Little Brown Spark&lt;/publisher&gt;&lt;urls&gt;&lt;/urls&gt;&lt;/record&gt;&lt;/Cite&gt;&lt;/EndNote&gt;</w:instrText>
      </w:r>
      <w:r w:rsidR="005B04A8" w:rsidRPr="009C30F3">
        <w:rPr>
          <w:rFonts w:ascii="Arial" w:hAnsi="Arial" w:cs="Arial"/>
          <w:color w:val="222222"/>
        </w:rPr>
        <w:fldChar w:fldCharType="separate"/>
      </w:r>
      <w:r w:rsidR="005B04A8" w:rsidRPr="009C30F3">
        <w:rPr>
          <w:rFonts w:ascii="Arial" w:hAnsi="Arial" w:cs="Arial"/>
          <w:noProof/>
          <w:color w:val="222222"/>
          <w:vertAlign w:val="superscript"/>
        </w:rPr>
        <w:t>3</w:t>
      </w:r>
      <w:r w:rsidR="005B04A8" w:rsidRPr="009C30F3">
        <w:rPr>
          <w:rFonts w:ascii="Arial" w:hAnsi="Arial" w:cs="Arial"/>
          <w:color w:val="222222"/>
        </w:rPr>
        <w:fldChar w:fldCharType="end"/>
      </w:r>
      <w:r w:rsidR="005B04A8" w:rsidRPr="009C30F3">
        <w:rPr>
          <w:rFonts w:ascii="Arial" w:hAnsi="Arial" w:cs="Arial"/>
          <w:color w:val="222222"/>
        </w:rPr>
        <w:t>. Clearly, professionals often make decisions that deviate substantially from their peers, their own prior decisions, and from the rules that they themselves aim to follow.</w:t>
      </w:r>
    </w:p>
    <w:p w14:paraId="23515585" w14:textId="4D0A0FE3" w:rsidR="005B04A8" w:rsidRPr="009C30F3" w:rsidRDefault="005B04A8" w:rsidP="005B04A8">
      <w:pPr>
        <w:spacing w:line="480" w:lineRule="auto"/>
        <w:ind w:firstLine="708"/>
        <w:rPr>
          <w:rFonts w:ascii="Arial" w:hAnsi="Arial" w:cs="Arial"/>
          <w:color w:val="222222"/>
        </w:rPr>
      </w:pPr>
      <w:r w:rsidRPr="009C30F3">
        <w:rPr>
          <w:rFonts w:ascii="Arial" w:hAnsi="Arial" w:cs="Arial"/>
          <w:color w:val="222222"/>
        </w:rPr>
        <w:t>Our study has limitations. First, all cases were first presentations, thus experts did not have access to longitudinal data</w:t>
      </w:r>
      <w:ins w:id="116" w:author="Fábio Augusto Nascimento" w:date="2025-12-26T16:34:00Z" w16du:dateUtc="2025-12-26T22:34:00Z">
        <w:r w:rsidR="0082663E">
          <w:rPr>
            <w:rFonts w:ascii="Arial" w:hAnsi="Arial" w:cs="Arial"/>
            <w:color w:val="222222"/>
          </w:rPr>
          <w:t xml:space="preserve">, </w:t>
        </w:r>
      </w:ins>
      <w:del w:id="117" w:author="Fábio Augusto Nascimento" w:date="2025-12-26T16:34:00Z" w16du:dateUtc="2025-12-26T22:34:00Z">
        <w:r w:rsidRPr="009C30F3" w:rsidDel="0082663E">
          <w:rPr>
            <w:rFonts w:ascii="Arial" w:hAnsi="Arial" w:cs="Arial"/>
            <w:color w:val="222222"/>
          </w:rPr>
          <w:delText xml:space="preserve"> or </w:delText>
        </w:r>
      </w:del>
      <w:r w:rsidRPr="009C30F3">
        <w:rPr>
          <w:rFonts w:ascii="Arial" w:hAnsi="Arial" w:cs="Arial"/>
          <w:color w:val="222222"/>
        </w:rPr>
        <w:t xml:space="preserve">additional testing if needed (e.g., EMU or ambulatory EEG for capture of habitual </w:t>
      </w:r>
      <w:r w:rsidR="00E77651">
        <w:rPr>
          <w:rFonts w:ascii="Arial" w:hAnsi="Arial" w:cs="Arial"/>
          <w:color w:val="222222"/>
        </w:rPr>
        <w:t xml:space="preserve">suspected </w:t>
      </w:r>
      <w:r w:rsidRPr="009C30F3">
        <w:rPr>
          <w:rFonts w:ascii="Arial" w:hAnsi="Arial" w:cs="Arial"/>
          <w:color w:val="222222"/>
        </w:rPr>
        <w:t>seizure(s))</w:t>
      </w:r>
      <w:ins w:id="118" w:author="Fábio Augusto Nascimento" w:date="2025-12-26T16:34:00Z" w16du:dateUtc="2025-12-26T22:34:00Z">
        <w:r w:rsidR="0082663E">
          <w:rPr>
            <w:rFonts w:ascii="Arial" w:hAnsi="Arial" w:cs="Arial"/>
            <w:color w:val="222222"/>
          </w:rPr>
          <w:t xml:space="preserve">, or </w:t>
        </w:r>
        <w:r w:rsidR="0082663E" w:rsidRPr="009C30F3">
          <w:rPr>
            <w:rFonts w:ascii="Arial" w:hAnsi="Arial" w:cs="Arial"/>
            <w:color w:val="222222"/>
          </w:rPr>
          <w:t xml:space="preserve">data from smartphone footage of patients’ </w:t>
        </w:r>
        <w:r w:rsidR="0082663E">
          <w:rPr>
            <w:rFonts w:ascii="Arial" w:hAnsi="Arial" w:cs="Arial"/>
            <w:color w:val="222222"/>
          </w:rPr>
          <w:t xml:space="preserve">suspected </w:t>
        </w:r>
        <w:r w:rsidR="0082663E" w:rsidRPr="009C30F3">
          <w:rPr>
            <w:rFonts w:ascii="Arial" w:hAnsi="Arial" w:cs="Arial"/>
            <w:color w:val="222222"/>
          </w:rPr>
          <w:t>seizure(s), which can be helpful</w:t>
        </w:r>
        <w:r w:rsidR="0082663E" w:rsidRPr="009C30F3">
          <w:rPr>
            <w:rFonts w:ascii="Arial" w:hAnsi="Arial" w:cs="Arial"/>
            <w:color w:val="222222"/>
          </w:rPr>
          <w:fldChar w:fldCharType="begin">
            <w:fldData xml:space="preserve">PEVuZE5vdGU+PENpdGU+PEF1dGhvcj5UYXR1bTwvQXV0aG9yPjxZZWFyPjIwMjA8L1llYXI+PFJl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</w:fldData>
          </w:fldChar>
        </w:r>
        <w:r w:rsidR="0082663E">
          <w:rPr>
            <w:rFonts w:ascii="Arial" w:hAnsi="Arial" w:cs="Arial"/>
            <w:color w:val="222222"/>
          </w:rPr>
          <w:instrText xml:space="preserve"> ADDIN EN.CITE </w:instrText>
        </w:r>
        <w:r w:rsidR="0082663E">
          <w:rPr>
            <w:rFonts w:ascii="Arial" w:hAnsi="Arial" w:cs="Arial"/>
            <w:color w:val="222222"/>
          </w:rPr>
          <w:fldChar w:fldCharType="begin">
            <w:fldData xml:space="preserve">PEVuZE5vdGU+PENpdGU+PEF1dGhvcj5UYXR1bTwvQXV0aG9yPjxZZWFyPjIwMjA8L1llYXI+PFJl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</w:fldData>
          </w:fldChar>
        </w:r>
        <w:r w:rsidR="0082663E">
          <w:rPr>
            <w:rFonts w:ascii="Arial" w:hAnsi="Arial" w:cs="Arial"/>
            <w:color w:val="222222"/>
          </w:rPr>
          <w:instrText xml:space="preserve"> ADDIN EN.CITE.DATA </w:instrText>
        </w:r>
        <w:r w:rsidR="0082663E">
          <w:rPr>
            <w:rFonts w:ascii="Arial" w:hAnsi="Arial" w:cs="Arial"/>
            <w:color w:val="222222"/>
          </w:rPr>
        </w:r>
        <w:r w:rsidR="0082663E">
          <w:rPr>
            <w:rFonts w:ascii="Arial" w:hAnsi="Arial" w:cs="Arial"/>
            <w:color w:val="222222"/>
          </w:rPr>
          <w:fldChar w:fldCharType="end"/>
        </w:r>
        <w:r w:rsidR="0082663E" w:rsidRPr="009C30F3">
          <w:rPr>
            <w:rFonts w:ascii="Arial" w:hAnsi="Arial" w:cs="Arial"/>
            <w:color w:val="222222"/>
          </w:rPr>
        </w:r>
        <w:r w:rsidR="0082663E" w:rsidRPr="009C30F3">
          <w:rPr>
            <w:rFonts w:ascii="Arial" w:hAnsi="Arial" w:cs="Arial"/>
            <w:color w:val="222222"/>
          </w:rPr>
          <w:fldChar w:fldCharType="separate"/>
        </w:r>
        <w:r w:rsidR="0082663E" w:rsidRPr="009C30F3">
          <w:rPr>
            <w:rFonts w:ascii="Arial" w:hAnsi="Arial" w:cs="Arial"/>
            <w:noProof/>
            <w:color w:val="222222"/>
            <w:vertAlign w:val="superscript"/>
          </w:rPr>
          <w:t>19</w:t>
        </w:r>
        <w:r w:rsidR="0082663E" w:rsidRPr="009C30F3">
          <w:rPr>
            <w:rFonts w:ascii="Arial" w:hAnsi="Arial" w:cs="Arial"/>
            <w:color w:val="222222"/>
          </w:rPr>
          <w:fldChar w:fldCharType="end"/>
        </w:r>
      </w:ins>
      <w:r w:rsidRPr="009C30F3">
        <w:rPr>
          <w:rFonts w:ascii="Arial" w:hAnsi="Arial" w:cs="Arial"/>
          <w:color w:val="222222"/>
        </w:rPr>
        <w:t xml:space="preserve">. </w:t>
      </w:r>
      <w:ins w:id="119" w:author="Fábio Augusto Nascimento" w:date="2025-12-26T16:31:00Z" w16du:dateUtc="2025-12-26T22:31:00Z">
        <w:r w:rsidR="0082663E">
          <w:rPr>
            <w:rFonts w:ascii="Arial" w:hAnsi="Arial" w:cs="Arial"/>
            <w:color w:val="222222"/>
          </w:rPr>
          <w:t>Further, experts</w:t>
        </w:r>
      </w:ins>
      <w:ins w:id="120" w:author="Fábio Augusto Nascimento" w:date="2025-12-26T16:33:00Z" w16du:dateUtc="2025-12-26T22:33:00Z">
        <w:r w:rsidR="0082663E">
          <w:rPr>
            <w:rFonts w:ascii="Arial" w:hAnsi="Arial" w:cs="Arial"/>
            <w:color w:val="222222"/>
          </w:rPr>
          <w:t xml:space="preserve"> were asked to render a binary diagnosis of epilepsy vs. non-epilepsy, and they</w:t>
        </w:r>
      </w:ins>
      <w:ins w:id="121" w:author="Fábio Augusto Nascimento" w:date="2025-12-26T16:31:00Z" w16du:dateUtc="2025-12-26T22:31:00Z">
        <w:r w:rsidR="0082663E">
          <w:rPr>
            <w:rFonts w:ascii="Arial" w:hAnsi="Arial" w:cs="Arial"/>
            <w:color w:val="222222"/>
          </w:rPr>
          <w:t xml:space="preserve"> did not </w:t>
        </w:r>
      </w:ins>
      <w:ins w:id="122" w:author="Fábio Augusto Nascimento" w:date="2025-12-26T16:32:00Z" w16du:dateUtc="2025-12-26T22:32:00Z">
        <w:r w:rsidR="0082663E">
          <w:rPr>
            <w:rFonts w:ascii="Arial" w:hAnsi="Arial" w:cs="Arial"/>
            <w:color w:val="222222"/>
          </w:rPr>
          <w:t xml:space="preserve">have the option to express uncertainty </w:t>
        </w:r>
      </w:ins>
      <w:ins w:id="123" w:author="Fábio Augusto Nascimento" w:date="2025-12-26T16:33:00Z" w16du:dateUtc="2025-12-26T22:33:00Z">
        <w:r w:rsidR="0082663E">
          <w:rPr>
            <w:rFonts w:ascii="Arial" w:hAnsi="Arial" w:cs="Arial"/>
            <w:color w:val="222222"/>
          </w:rPr>
          <w:t xml:space="preserve">or, </w:t>
        </w:r>
      </w:ins>
      <w:ins w:id="124" w:author="Fábio Augusto Nascimento" w:date="2025-12-26T16:32:00Z" w16du:dateUtc="2025-12-26T22:32:00Z">
        <w:r w:rsidR="0082663E">
          <w:rPr>
            <w:rFonts w:ascii="Arial" w:hAnsi="Arial" w:cs="Arial"/>
            <w:color w:val="222222"/>
          </w:rPr>
          <w:t xml:space="preserve">as noted above, to request </w:t>
        </w:r>
      </w:ins>
      <w:ins w:id="125" w:author="Fábio Augusto Nascimento" w:date="2025-12-29T14:04:00Z" w16du:dateUtc="2025-12-29T20:04:00Z">
        <w:r w:rsidR="00EE62AC">
          <w:rPr>
            <w:rFonts w:ascii="Arial" w:hAnsi="Arial" w:cs="Arial"/>
            <w:color w:val="222222"/>
          </w:rPr>
          <w:t>additional</w:t>
        </w:r>
      </w:ins>
      <w:ins w:id="126" w:author="Fábio Augusto Nascimento" w:date="2025-12-26T16:32:00Z" w16du:dateUtc="2025-12-26T22:32:00Z">
        <w:r w:rsidR="0082663E">
          <w:rPr>
            <w:rFonts w:ascii="Arial" w:hAnsi="Arial" w:cs="Arial"/>
            <w:color w:val="222222"/>
          </w:rPr>
          <w:t xml:space="preserve"> tests such as video-EEG m</w:t>
        </w:r>
      </w:ins>
      <w:ins w:id="127" w:author="Fábio Augusto Nascimento" w:date="2025-12-26T16:33:00Z" w16du:dateUtc="2025-12-26T22:33:00Z">
        <w:r w:rsidR="0082663E">
          <w:rPr>
            <w:rFonts w:ascii="Arial" w:hAnsi="Arial" w:cs="Arial"/>
            <w:color w:val="222222"/>
          </w:rPr>
          <w:t xml:space="preserve">onitoring. </w:t>
        </w:r>
      </w:ins>
      <w:del w:id="128" w:author="Fábio Augusto Nascimento" w:date="2025-12-26T16:35:00Z" w16du:dateUtc="2025-12-26T22:35:00Z">
        <w:r w:rsidRPr="009C30F3" w:rsidDel="0082663E">
          <w:rPr>
            <w:rFonts w:ascii="Arial" w:hAnsi="Arial" w:cs="Arial"/>
            <w:color w:val="222222"/>
          </w:rPr>
          <w:delText>Similarly, we did not include</w:delText>
        </w:r>
      </w:del>
      <w:del w:id="129" w:author="Fábio Augusto Nascimento" w:date="2025-12-26T16:34:00Z" w16du:dateUtc="2025-12-26T22:34:00Z">
        <w:r w:rsidRPr="009C30F3" w:rsidDel="0082663E">
          <w:rPr>
            <w:rFonts w:ascii="Arial" w:hAnsi="Arial" w:cs="Arial"/>
            <w:color w:val="222222"/>
          </w:rPr>
          <w:delText xml:space="preserve"> data from smartphone footage of patients’ </w:delText>
        </w:r>
        <w:r w:rsidR="00E77651" w:rsidDel="0082663E">
          <w:rPr>
            <w:rFonts w:ascii="Arial" w:hAnsi="Arial" w:cs="Arial"/>
            <w:color w:val="222222"/>
          </w:rPr>
          <w:delText xml:space="preserve">suspected </w:delText>
        </w:r>
        <w:r w:rsidRPr="009C30F3" w:rsidDel="0082663E">
          <w:rPr>
            <w:rFonts w:ascii="Arial" w:hAnsi="Arial" w:cs="Arial"/>
            <w:color w:val="222222"/>
          </w:rPr>
          <w:delText>seizure(s), which can be helpful</w:delText>
        </w:r>
        <w:r w:rsidRPr="009C30F3" w:rsidDel="0082663E">
          <w:rPr>
            <w:rFonts w:ascii="Arial" w:hAnsi="Arial" w:cs="Arial"/>
            <w:color w:val="222222"/>
          </w:rPr>
          <w:fldChar w:fldCharType="begin">
            <w:fldData xml:space="preserve">PEVuZE5vdGU+PENpdGU+PEF1dGhvcj5UYXR1bTwvQXV0aG9yPjxZZWFyPjIwMjA8L1llYXI+PFJl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</w:fldData>
          </w:fldChar>
        </w:r>
        <w:r w:rsidR="00857CE6" w:rsidDel="0082663E">
          <w:rPr>
            <w:rFonts w:ascii="Arial" w:hAnsi="Arial" w:cs="Arial"/>
            <w:color w:val="222222"/>
          </w:rPr>
          <w:delInstrText xml:space="preserve"> ADDIN EN.CITE </w:delInstrText>
        </w:r>
        <w:r w:rsidR="00857CE6" w:rsidDel="0082663E">
          <w:rPr>
            <w:rFonts w:ascii="Arial" w:hAnsi="Arial" w:cs="Arial"/>
            <w:color w:val="222222"/>
          </w:rPr>
          <w:fldChar w:fldCharType="begin">
            <w:fldData xml:space="preserve">PEVuZE5vdGU+PENpdGU+PEF1dGhvcj5UYXR1bTwvQXV0aG9yPjxZZWFyPjIwMjA8L1llYXI+PFJl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</w:fldData>
          </w:fldChar>
        </w:r>
        <w:r w:rsidR="00857CE6" w:rsidDel="0082663E">
          <w:rPr>
            <w:rFonts w:ascii="Arial" w:hAnsi="Arial" w:cs="Arial"/>
            <w:color w:val="222222"/>
          </w:rPr>
          <w:delInstrText xml:space="preserve"> ADDIN EN.CITE.DATA </w:delInstrText>
        </w:r>
        <w:r w:rsidR="00857CE6" w:rsidDel="0082663E">
          <w:rPr>
            <w:rFonts w:ascii="Arial" w:hAnsi="Arial" w:cs="Arial"/>
            <w:color w:val="222222"/>
          </w:rPr>
        </w:r>
        <w:r w:rsidR="00857CE6" w:rsidDel="0082663E">
          <w:rPr>
            <w:rFonts w:ascii="Arial" w:hAnsi="Arial" w:cs="Arial"/>
            <w:color w:val="222222"/>
          </w:rPr>
          <w:fldChar w:fldCharType="end"/>
        </w:r>
        <w:r w:rsidRPr="009C30F3" w:rsidDel="0082663E">
          <w:rPr>
            <w:rFonts w:ascii="Arial" w:hAnsi="Arial" w:cs="Arial"/>
            <w:color w:val="222222"/>
          </w:rPr>
        </w:r>
        <w:r w:rsidRPr="009C30F3" w:rsidDel="0082663E">
          <w:rPr>
            <w:rFonts w:ascii="Arial" w:hAnsi="Arial" w:cs="Arial"/>
            <w:color w:val="222222"/>
          </w:rPr>
          <w:fldChar w:fldCharType="separate"/>
        </w:r>
        <w:r w:rsidRPr="009C30F3" w:rsidDel="0082663E">
          <w:rPr>
            <w:rFonts w:ascii="Arial" w:hAnsi="Arial" w:cs="Arial"/>
            <w:noProof/>
            <w:color w:val="222222"/>
            <w:vertAlign w:val="superscript"/>
          </w:rPr>
          <w:delText>19</w:delText>
        </w:r>
        <w:r w:rsidRPr="009C30F3" w:rsidDel="0082663E">
          <w:rPr>
            <w:rFonts w:ascii="Arial" w:hAnsi="Arial" w:cs="Arial"/>
            <w:color w:val="222222"/>
          </w:rPr>
          <w:fldChar w:fldCharType="end"/>
        </w:r>
      </w:del>
      <w:r w:rsidRPr="009C30F3">
        <w:rPr>
          <w:rFonts w:ascii="Arial" w:hAnsi="Arial" w:cs="Arial"/>
          <w:color w:val="222222"/>
        </w:rPr>
        <w:t xml:space="preserve">. However, acquiring </w:t>
      </w:r>
      <w:del w:id="130" w:author="Fábio Augusto Nascimento" w:date="2025-12-26T16:35:00Z" w16du:dateUtc="2025-12-26T22:35:00Z">
        <w:r w:rsidRPr="009C30F3" w:rsidDel="0082663E">
          <w:rPr>
            <w:rFonts w:ascii="Arial" w:hAnsi="Arial" w:cs="Arial"/>
            <w:color w:val="222222"/>
          </w:rPr>
          <w:delText xml:space="preserve">this </w:delText>
        </w:r>
      </w:del>
      <w:r w:rsidRPr="009C30F3">
        <w:rPr>
          <w:rFonts w:ascii="Arial" w:hAnsi="Arial" w:cs="Arial"/>
          <w:color w:val="222222"/>
        </w:rPr>
        <w:t>additional information is often a lengthy process and can involve referrals to other specialists, ancillary tests, and potentially trial and error with interventions. Additionally, even when the available information is incomplete or</w:t>
      </w:r>
      <w:r w:rsidR="512E9852" w:rsidRPr="009C30F3">
        <w:rPr>
          <w:rFonts w:ascii="Arial" w:hAnsi="Arial" w:cs="Arial"/>
          <w:color w:val="222222"/>
        </w:rPr>
        <w:t xml:space="preserve"> otherwise</w:t>
      </w:r>
      <w:r w:rsidRPr="009C30F3">
        <w:rPr>
          <w:rFonts w:ascii="Arial" w:hAnsi="Arial" w:cs="Arial"/>
          <w:color w:val="222222"/>
        </w:rPr>
        <w:t xml:space="preserve"> </w:t>
      </w:r>
      <w:r w:rsidRPr="009C30F3">
        <w:rPr>
          <w:rFonts w:ascii="Arial" w:hAnsi="Arial" w:cs="Arial"/>
          <w:color w:val="222222"/>
        </w:rPr>
        <w:lastRenderedPageBreak/>
        <w:t>unsatisfactory (as is typically the case on the first visit), clinicians still need to</w:t>
      </w:r>
      <w:r w:rsidR="00D04A42">
        <w:rPr>
          <w:rFonts w:ascii="Arial" w:hAnsi="Arial" w:cs="Arial"/>
          <w:color w:val="222222"/>
        </w:rPr>
        <w:t xml:space="preserve"> render a working diagnosis</w:t>
      </w:r>
      <w:r w:rsidRPr="009C30F3">
        <w:rPr>
          <w:rFonts w:ascii="Arial" w:hAnsi="Arial" w:cs="Arial"/>
          <w:color w:val="222222"/>
        </w:rPr>
        <w:t xml:space="preserve"> of epilepsy vs. non-epilepsy after every visit. Consequently, the process itself imposes diagnostic delay, and misdiagnoses in either direction impact patient safety, quality of life, and healthcare utilization.</w:t>
      </w:r>
    </w:p>
    <w:p w14:paraId="024A930E" w14:textId="1F2C79E2" w:rsidR="005B04A8" w:rsidRDefault="005B04A8" w:rsidP="005B04A8">
      <w:pPr>
        <w:spacing w:line="480" w:lineRule="auto"/>
        <w:ind w:firstLine="708"/>
        <w:rPr>
          <w:ins w:id="131" w:author="Fábio Augusto Nascimento" w:date="2025-12-26T16:14:00Z" w16du:dateUtc="2025-12-26T22:14:00Z"/>
          <w:rFonts w:ascii="Arial" w:hAnsi="Arial" w:cs="Arial"/>
          <w:color w:val="222222"/>
        </w:rPr>
      </w:pPr>
      <w:r w:rsidRPr="009C30F3">
        <w:rPr>
          <w:rFonts w:ascii="Arial" w:hAnsi="Arial" w:cs="Arial"/>
          <w:color w:val="222222"/>
        </w:rPr>
        <w:t xml:space="preserve">Another possible limitation is that the case vignettes contained limited information. In face-to-face patient visits, clinicians are free to obtain additional history. </w:t>
      </w:r>
      <w:r w:rsidR="00D04A42">
        <w:rPr>
          <w:rFonts w:ascii="Arial" w:hAnsi="Arial" w:cs="Arial"/>
          <w:color w:val="222222"/>
        </w:rPr>
        <w:t>That said,</w:t>
      </w:r>
      <w:r w:rsidRPr="009C30F3">
        <w:rPr>
          <w:rFonts w:ascii="Arial" w:hAnsi="Arial" w:cs="Arial"/>
          <w:color w:val="222222"/>
        </w:rPr>
        <w:t xml:space="preserve"> it is possible that more information would have amplified noise</w:t>
      </w:r>
      <w:r w:rsidRPr="009C30F3">
        <w:rPr>
          <w:rFonts w:ascii="Arial" w:hAnsi="Arial" w:cs="Arial"/>
          <w:color w:val="222222"/>
        </w:rPr>
        <w:fldChar w:fldCharType="begin"/>
      </w:r>
      <w:r w:rsidRPr="009C30F3">
        <w:rPr>
          <w:rFonts w:ascii="Arial" w:hAnsi="Arial" w:cs="Arial"/>
          <w:color w:val="222222"/>
        </w:rPr>
        <w:instrText xml:space="preserve"> ADDIN EN.CITE &lt;EndNote&gt;&lt;Cite&gt;&lt;Author&gt;Kahneman D&lt;/Author&gt;&lt;Year&gt;2021&lt;/Year&gt;&lt;RecNum&gt;106&lt;/RecNum&gt;&lt;DisplayText&gt;&lt;style face="superscript"&gt;3&lt;/style&gt;&lt;/DisplayText&gt;&lt;record&gt;&lt;rec-number&gt;106&lt;/rec-number&gt;&lt;foreign-keys&gt;&lt;key app="EN" db-id="a2t5x0ev002daredatq59501dfaxe5ee2xtv" timestamp="1712434797" guid="af1ec7af-b84a-487c-9194-50f1fc8ff7a6"&gt;106&lt;/key&gt;&lt;/foreign-keys&gt;&lt;ref-type name="Book"&gt;6&lt;/ref-type&gt;&lt;contributors&gt;&lt;authors&gt;&lt;author&gt;Kahneman D, Sibony O, Sunstein CR&lt;/author&gt;&lt;/authors&gt;&lt;/contributors&gt;&lt;titles&gt;&lt;title&gt;Noise: a flaw in human judgement&lt;/title&gt;&lt;/titles&gt;&lt;dates&gt;&lt;year&gt;2021&lt;/year&gt;&lt;/dates&gt;&lt;pub-location&gt;New York&lt;/pub-location&gt;&lt;publisher&gt;Little Brown Spark&lt;/publisher&gt;&lt;urls&gt;&lt;/urls&gt;&lt;/record&gt;&lt;/Cite&gt;&lt;/EndNote&gt;</w:instrText>
      </w:r>
      <w:r w:rsidRPr="009C30F3">
        <w:rPr>
          <w:rFonts w:ascii="Arial" w:hAnsi="Arial" w:cs="Arial"/>
          <w:color w:val="222222"/>
        </w:rPr>
        <w:fldChar w:fldCharType="separate"/>
      </w:r>
      <w:r w:rsidRPr="009C30F3">
        <w:rPr>
          <w:rFonts w:ascii="Arial" w:hAnsi="Arial" w:cs="Arial"/>
          <w:noProof/>
          <w:color w:val="222222"/>
          <w:vertAlign w:val="superscript"/>
        </w:rPr>
        <w:t>3</w:t>
      </w:r>
      <w:r w:rsidRPr="009C30F3">
        <w:rPr>
          <w:rFonts w:ascii="Arial" w:hAnsi="Arial" w:cs="Arial"/>
          <w:color w:val="222222"/>
        </w:rPr>
        <w:fldChar w:fldCharType="end"/>
      </w:r>
      <w:r w:rsidRPr="009C30F3">
        <w:rPr>
          <w:rFonts w:ascii="Arial" w:hAnsi="Arial" w:cs="Arial"/>
          <w:color w:val="222222"/>
        </w:rPr>
        <w:t>. EEGs were presented as screenshots</w:t>
      </w:r>
      <w:r w:rsidR="4AEDB988" w:rsidRPr="009C30F3">
        <w:rPr>
          <w:rFonts w:ascii="Arial" w:hAnsi="Arial" w:cs="Arial"/>
          <w:color w:val="222222"/>
        </w:rPr>
        <w:t>, which</w:t>
      </w:r>
      <w:r w:rsidRPr="009C30F3">
        <w:rPr>
          <w:rFonts w:ascii="Arial" w:hAnsi="Arial" w:cs="Arial"/>
          <w:color w:val="222222"/>
        </w:rPr>
        <w:t xml:space="preserve"> preclud</w:t>
      </w:r>
      <w:r w:rsidR="38042F3B" w:rsidRPr="009C30F3">
        <w:rPr>
          <w:rFonts w:ascii="Arial" w:hAnsi="Arial" w:cs="Arial"/>
          <w:color w:val="222222"/>
        </w:rPr>
        <w:t>ed</w:t>
      </w:r>
      <w:r w:rsidRPr="009C30F3">
        <w:rPr>
          <w:rFonts w:ascii="Arial" w:hAnsi="Arial" w:cs="Arial"/>
          <w:color w:val="222222"/>
        </w:rPr>
        <w:t xml:space="preserve"> experts from interacting with the EEG. Similarly, experts were not able to review neuroimages themselves as we only presented a text summary of imaging findings. This may be a limitation, although it is possible that reviewing imaging findings and </w:t>
      </w:r>
      <w:r w:rsidR="00E77651">
        <w:rPr>
          <w:rFonts w:ascii="Arial" w:hAnsi="Arial" w:cs="Arial"/>
          <w:color w:val="222222"/>
        </w:rPr>
        <w:t>“</w:t>
      </w:r>
      <w:r w:rsidRPr="009C30F3">
        <w:rPr>
          <w:rFonts w:ascii="Arial" w:hAnsi="Arial" w:cs="Arial"/>
          <w:color w:val="222222"/>
        </w:rPr>
        <w:t>second guessing</w:t>
      </w:r>
      <w:r w:rsidR="00E77651">
        <w:rPr>
          <w:rFonts w:ascii="Arial" w:hAnsi="Arial" w:cs="Arial"/>
          <w:color w:val="222222"/>
        </w:rPr>
        <w:t>”</w:t>
      </w:r>
      <w:r w:rsidRPr="009C30F3">
        <w:rPr>
          <w:rFonts w:ascii="Arial" w:hAnsi="Arial" w:cs="Arial"/>
          <w:color w:val="222222"/>
        </w:rPr>
        <w:t xml:space="preserve"> </w:t>
      </w:r>
      <w:r w:rsidR="09FDD12D" w:rsidRPr="009C30F3">
        <w:rPr>
          <w:rFonts w:ascii="Arial" w:hAnsi="Arial" w:cs="Arial"/>
          <w:color w:val="222222"/>
        </w:rPr>
        <w:t xml:space="preserve">the </w:t>
      </w:r>
      <w:r w:rsidRPr="009C30F3">
        <w:rPr>
          <w:rFonts w:ascii="Arial" w:hAnsi="Arial" w:cs="Arial"/>
          <w:color w:val="222222"/>
        </w:rPr>
        <w:t>radiologist</w:t>
      </w:r>
      <w:r w:rsidR="5EBE480D" w:rsidRPr="009C30F3">
        <w:rPr>
          <w:rFonts w:ascii="Arial" w:hAnsi="Arial" w:cs="Arial"/>
          <w:color w:val="222222"/>
        </w:rPr>
        <w:t>’s</w:t>
      </w:r>
      <w:r w:rsidRPr="009C30F3">
        <w:rPr>
          <w:rFonts w:ascii="Arial" w:hAnsi="Arial" w:cs="Arial"/>
          <w:color w:val="222222"/>
        </w:rPr>
        <w:t xml:space="preserve"> findings may add noise to the diagnostic process</w:t>
      </w:r>
      <w:r w:rsidRPr="009C30F3">
        <w:rPr>
          <w:rFonts w:ascii="Arial" w:hAnsi="Arial" w:cs="Arial"/>
          <w:color w:val="222222"/>
        </w:rPr>
        <w:fldChar w:fldCharType="begin">
          <w:fldData xml:space="preserve">PEVuZE5vdGU+PENpdGU+PEF1dGhvcj5TdHJ1Y2s8L0F1dGhvcj48WWVhcj4yMDE1PC9ZZWFyPjxS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</w:fldData>
        </w:fldChar>
      </w:r>
      <w:r w:rsidR="00857CE6">
        <w:rPr>
          <w:rFonts w:ascii="Arial" w:hAnsi="Arial" w:cs="Arial"/>
          <w:color w:val="222222"/>
        </w:rPr>
        <w:instrText xml:space="preserve"> ADDIN EN.CITE </w:instrText>
      </w:r>
      <w:r w:rsidR="00857CE6">
        <w:rPr>
          <w:rFonts w:ascii="Arial" w:hAnsi="Arial" w:cs="Arial"/>
          <w:color w:val="222222"/>
        </w:rPr>
        <w:fldChar w:fldCharType="begin">
          <w:fldData xml:space="preserve">PEVuZE5vdGU+PENpdGU+PEF1dGhvcj5TdHJ1Y2s8L0F1dGhvcj48WWVhcj4yMDE1PC9ZZWFyPjxS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</w:fldData>
        </w:fldChar>
      </w:r>
      <w:r w:rsidR="00857CE6">
        <w:rPr>
          <w:rFonts w:ascii="Arial" w:hAnsi="Arial" w:cs="Arial"/>
          <w:color w:val="222222"/>
        </w:rPr>
        <w:instrText xml:space="preserve"> ADDIN EN.CITE.DATA </w:instrText>
      </w:r>
      <w:r w:rsidR="00857CE6">
        <w:rPr>
          <w:rFonts w:ascii="Arial" w:hAnsi="Arial" w:cs="Arial"/>
          <w:color w:val="222222"/>
        </w:rPr>
      </w:r>
      <w:r w:rsidR="00857CE6">
        <w:rPr>
          <w:rFonts w:ascii="Arial" w:hAnsi="Arial" w:cs="Arial"/>
          <w:color w:val="222222"/>
        </w:rPr>
        <w:fldChar w:fldCharType="end"/>
      </w:r>
      <w:r w:rsidRPr="009C30F3">
        <w:rPr>
          <w:rFonts w:ascii="Arial" w:hAnsi="Arial" w:cs="Arial"/>
          <w:color w:val="222222"/>
        </w:rPr>
      </w:r>
      <w:r w:rsidRPr="009C30F3">
        <w:rPr>
          <w:rFonts w:ascii="Arial" w:hAnsi="Arial" w:cs="Arial"/>
          <w:color w:val="222222"/>
        </w:rPr>
        <w:fldChar w:fldCharType="separate"/>
      </w:r>
      <w:r w:rsidRPr="009C30F3">
        <w:rPr>
          <w:rFonts w:ascii="Arial" w:hAnsi="Arial" w:cs="Arial"/>
          <w:noProof/>
          <w:color w:val="222222"/>
          <w:vertAlign w:val="superscript"/>
        </w:rPr>
        <w:t>20</w:t>
      </w:r>
      <w:r w:rsidRPr="009C30F3">
        <w:rPr>
          <w:rFonts w:ascii="Arial" w:hAnsi="Arial" w:cs="Arial"/>
          <w:color w:val="222222"/>
        </w:rPr>
        <w:fldChar w:fldCharType="end"/>
      </w:r>
      <w:r w:rsidRPr="009C30F3">
        <w:rPr>
          <w:rFonts w:ascii="Arial" w:hAnsi="Arial" w:cs="Arial"/>
          <w:color w:val="222222"/>
        </w:rPr>
        <w:t xml:space="preserve">. </w:t>
      </w:r>
    </w:p>
    <w:p w14:paraId="69C16CCD" w14:textId="054CCE13" w:rsidR="00F77CCF" w:rsidRPr="009C30F3" w:rsidRDefault="00F77CCF" w:rsidP="005B04A8">
      <w:pPr>
        <w:spacing w:line="480" w:lineRule="auto"/>
        <w:ind w:firstLine="708"/>
        <w:rPr>
          <w:rFonts w:ascii="Arial" w:hAnsi="Arial" w:cs="Arial"/>
          <w:color w:val="222222"/>
        </w:rPr>
      </w:pPr>
      <w:ins w:id="132" w:author="Fábio Augusto Nascimento" w:date="2025-12-26T16:15:00Z" w16du:dateUtc="2025-12-26T22:15:00Z">
        <w:r>
          <w:rPr>
            <w:rFonts w:ascii="Arial" w:hAnsi="Arial" w:cs="Arial"/>
            <w:color w:val="222222"/>
          </w:rPr>
          <w:t xml:space="preserve">The specific noise decomposition percentages observed in the study were </w:t>
        </w:r>
      </w:ins>
      <w:ins w:id="133" w:author="Fábio Augusto Nascimento" w:date="2025-12-26T16:16:00Z" w16du:dateUtc="2025-12-26T22:16:00Z">
        <w:r>
          <w:rPr>
            <w:rFonts w:ascii="Arial" w:hAnsi="Arial" w:cs="Arial"/>
            <w:color w:val="222222"/>
          </w:rPr>
          <w:t>contingent</w:t>
        </w:r>
      </w:ins>
      <w:ins w:id="134" w:author="Fábio Augusto Nascimento" w:date="2025-12-26T16:15:00Z" w16du:dateUtc="2025-12-26T22:15:00Z">
        <w:r>
          <w:rPr>
            <w:rFonts w:ascii="Arial" w:hAnsi="Arial" w:cs="Arial"/>
            <w:color w:val="222222"/>
          </w:rPr>
          <w:t xml:space="preserve"> upon its experimental design</w:t>
        </w:r>
      </w:ins>
      <w:ins w:id="135" w:author="Fábio Augusto Nascimento" w:date="2025-12-29T14:07:00Z" w16du:dateUtc="2025-12-29T20:07:00Z">
        <w:r w:rsidR="008C1A08">
          <w:rPr>
            <w:rFonts w:ascii="Arial" w:hAnsi="Arial" w:cs="Arial"/>
            <w:color w:val="222222"/>
          </w:rPr>
          <w:t xml:space="preserve"> and study specifics</w:t>
        </w:r>
      </w:ins>
      <w:ins w:id="136" w:author="Fábio Augusto Nascimento" w:date="2025-12-26T16:16:00Z" w16du:dateUtc="2025-12-26T22:16:00Z">
        <w:r>
          <w:rPr>
            <w:rFonts w:ascii="Arial" w:hAnsi="Arial" w:cs="Arial"/>
            <w:color w:val="222222"/>
          </w:rPr>
          <w:t xml:space="preserve"> – including the quantity and quality of clinical information provided to experts</w:t>
        </w:r>
      </w:ins>
      <w:ins w:id="137" w:author="Fábio Augusto Nascimento" w:date="2025-12-26T16:18:00Z" w16du:dateUtc="2025-12-26T22:18:00Z">
        <w:r w:rsidR="00E447CA">
          <w:rPr>
            <w:rFonts w:ascii="Arial" w:hAnsi="Arial" w:cs="Arial"/>
            <w:color w:val="222222"/>
          </w:rPr>
          <w:t xml:space="preserve"> on vignettes</w:t>
        </w:r>
      </w:ins>
      <w:ins w:id="138" w:author="Fábio Augusto Nascimento" w:date="2025-12-26T16:16:00Z" w16du:dateUtc="2025-12-26T22:16:00Z">
        <w:r>
          <w:rPr>
            <w:rFonts w:ascii="Arial" w:hAnsi="Arial" w:cs="Arial"/>
            <w:color w:val="222222"/>
          </w:rPr>
          <w:t>. The values</w:t>
        </w:r>
        <w:r w:rsidR="00E447CA">
          <w:rPr>
            <w:rFonts w:ascii="Arial" w:hAnsi="Arial" w:cs="Arial"/>
            <w:color w:val="222222"/>
          </w:rPr>
          <w:t xml:space="preserve">, therefore, may not be directly generalizable to other clinical </w:t>
        </w:r>
      </w:ins>
      <w:ins w:id="139" w:author="Fábio Augusto Nascimento" w:date="2025-12-26T16:17:00Z" w16du:dateUtc="2025-12-26T22:17:00Z">
        <w:r w:rsidR="00E447CA">
          <w:rPr>
            <w:rFonts w:ascii="Arial" w:hAnsi="Arial" w:cs="Arial"/>
            <w:color w:val="222222"/>
          </w:rPr>
          <w:t>scenarios</w:t>
        </w:r>
      </w:ins>
      <w:ins w:id="140" w:author="Fábio Augusto Nascimento" w:date="2025-12-26T16:16:00Z" w16du:dateUtc="2025-12-26T22:16:00Z">
        <w:r w:rsidR="00E447CA">
          <w:rPr>
            <w:rFonts w:ascii="Arial" w:hAnsi="Arial" w:cs="Arial"/>
            <w:color w:val="222222"/>
          </w:rPr>
          <w:t>.</w:t>
        </w:r>
      </w:ins>
      <w:ins w:id="141" w:author="Fábio Augusto Nascimento" w:date="2025-12-26T16:19:00Z" w16du:dateUtc="2025-12-26T22:19:00Z">
        <w:r w:rsidR="00E447CA">
          <w:rPr>
            <w:rFonts w:ascii="Arial" w:hAnsi="Arial" w:cs="Arial"/>
            <w:color w:val="222222"/>
          </w:rPr>
          <w:t xml:space="preserve"> </w:t>
        </w:r>
      </w:ins>
      <w:ins w:id="142" w:author="Fábio Augusto Nascimento" w:date="2025-12-29T14:07:00Z" w16du:dateUtc="2025-12-29T20:07:00Z">
        <w:r w:rsidR="008C1A08">
          <w:rPr>
            <w:rFonts w:ascii="Arial" w:hAnsi="Arial" w:cs="Arial"/>
            <w:color w:val="222222"/>
          </w:rPr>
          <w:t>Furthermore, f</w:t>
        </w:r>
      </w:ins>
      <w:ins w:id="143" w:author="Fábio Augusto Nascimento" w:date="2025-12-26T16:19:00Z" w16du:dateUtc="2025-12-26T22:19:00Z">
        <w:r w:rsidR="00E447CA">
          <w:rPr>
            <w:rFonts w:ascii="Arial" w:hAnsi="Arial" w:cs="Arial"/>
            <w:color w:val="222222"/>
          </w:rPr>
          <w:t xml:space="preserve">uture research will need to validate the relative contributions </w:t>
        </w:r>
      </w:ins>
      <w:ins w:id="144" w:author="Fábio Augusto Nascimento" w:date="2025-12-26T16:20:00Z" w16du:dateUtc="2025-12-26T22:20:00Z">
        <w:r w:rsidR="00E447CA">
          <w:rPr>
            <w:rFonts w:ascii="Arial" w:hAnsi="Arial" w:cs="Arial"/>
            <w:color w:val="222222"/>
          </w:rPr>
          <w:t xml:space="preserve">of signal and noise types </w:t>
        </w:r>
      </w:ins>
      <w:ins w:id="145" w:author="Fábio Augusto Nascimento" w:date="2025-12-26T16:21:00Z" w16du:dateUtc="2025-12-26T22:21:00Z">
        <w:r w:rsidR="00E447CA">
          <w:rPr>
            <w:rFonts w:ascii="Arial" w:hAnsi="Arial" w:cs="Arial"/>
            <w:color w:val="222222"/>
          </w:rPr>
          <w:t>in</w:t>
        </w:r>
      </w:ins>
      <w:ins w:id="146" w:author="Fábio Augusto Nascimento" w:date="2025-12-26T16:20:00Z" w16du:dateUtc="2025-12-26T22:20:00Z">
        <w:r w:rsidR="00E447CA">
          <w:rPr>
            <w:rFonts w:ascii="Arial" w:hAnsi="Arial" w:cs="Arial"/>
            <w:color w:val="222222"/>
          </w:rPr>
          <w:t xml:space="preserve"> </w:t>
        </w:r>
      </w:ins>
      <w:ins w:id="147" w:author="Fábio Augusto Nascimento" w:date="2025-12-29T14:07:00Z" w16du:dateUtc="2025-12-29T20:07:00Z">
        <w:r w:rsidR="008C1A08">
          <w:rPr>
            <w:rFonts w:ascii="Arial" w:hAnsi="Arial" w:cs="Arial"/>
            <w:color w:val="222222"/>
          </w:rPr>
          <w:t xml:space="preserve">other </w:t>
        </w:r>
      </w:ins>
      <w:ins w:id="148" w:author="Fábio Augusto Nascimento" w:date="2025-12-29T14:08:00Z" w16du:dateUtc="2025-12-29T20:08:00Z">
        <w:r w:rsidR="008C1A08">
          <w:rPr>
            <w:rFonts w:ascii="Arial" w:hAnsi="Arial" w:cs="Arial"/>
            <w:color w:val="222222"/>
          </w:rPr>
          <w:t>similar studies</w:t>
        </w:r>
      </w:ins>
      <w:ins w:id="149" w:author="Fábio Augusto Nascimento" w:date="2025-12-26T16:20:00Z" w16du:dateUtc="2025-12-26T22:20:00Z">
        <w:r w:rsidR="00E447CA">
          <w:rPr>
            <w:rFonts w:ascii="Arial" w:hAnsi="Arial" w:cs="Arial"/>
            <w:color w:val="222222"/>
          </w:rPr>
          <w:t>.</w:t>
        </w:r>
      </w:ins>
      <w:ins w:id="150" w:author="Fábio Augusto Nascimento" w:date="2025-12-26T16:16:00Z" w16du:dateUtc="2025-12-26T22:16:00Z">
        <w:r w:rsidR="00E447CA">
          <w:rPr>
            <w:rFonts w:ascii="Arial" w:hAnsi="Arial" w:cs="Arial"/>
            <w:color w:val="222222"/>
          </w:rPr>
          <w:t xml:space="preserve"> Nonetheless, </w:t>
        </w:r>
      </w:ins>
      <w:ins w:id="151" w:author="Fábio Augusto Nascimento" w:date="2025-12-26T16:17:00Z" w16du:dateUtc="2025-12-26T22:17:00Z">
        <w:r w:rsidR="00E447CA">
          <w:rPr>
            <w:rFonts w:ascii="Arial" w:hAnsi="Arial" w:cs="Arial"/>
            <w:color w:val="222222"/>
          </w:rPr>
          <w:t xml:space="preserve">the methodological framework for decomposing diagnostic variability can be applied across different settings to quantify </w:t>
        </w:r>
      </w:ins>
      <w:ins w:id="152" w:author="Fábio Augusto Nascimento" w:date="2025-12-26T16:21:00Z" w16du:dateUtc="2025-12-26T22:21:00Z">
        <w:r w:rsidR="00E447CA">
          <w:rPr>
            <w:rFonts w:ascii="Arial" w:hAnsi="Arial" w:cs="Arial"/>
            <w:color w:val="222222"/>
          </w:rPr>
          <w:t xml:space="preserve">and qualify </w:t>
        </w:r>
      </w:ins>
      <w:ins w:id="153" w:author="Fábio Augusto Nascimento" w:date="2025-12-26T16:17:00Z" w16du:dateUtc="2025-12-26T22:17:00Z">
        <w:r w:rsidR="00E447CA">
          <w:rPr>
            <w:rFonts w:ascii="Arial" w:hAnsi="Arial" w:cs="Arial"/>
            <w:color w:val="222222"/>
          </w:rPr>
          <w:t xml:space="preserve">reliability </w:t>
        </w:r>
      </w:ins>
      <w:ins w:id="154" w:author="Fábio Augusto Nascimento" w:date="2025-12-26T16:21:00Z" w16du:dateUtc="2025-12-26T22:21:00Z">
        <w:r w:rsidR="00E447CA">
          <w:rPr>
            <w:rFonts w:ascii="Arial" w:hAnsi="Arial" w:cs="Arial"/>
            <w:color w:val="222222"/>
          </w:rPr>
          <w:t xml:space="preserve">as well as to </w:t>
        </w:r>
      </w:ins>
      <w:ins w:id="155" w:author="Fábio Augusto Nascimento" w:date="2025-12-26T16:17:00Z" w16du:dateUtc="2025-12-26T22:17:00Z">
        <w:r w:rsidR="00E447CA">
          <w:rPr>
            <w:rFonts w:ascii="Arial" w:hAnsi="Arial" w:cs="Arial"/>
            <w:color w:val="222222"/>
          </w:rPr>
          <w:t>identify improvement targets.</w:t>
        </w:r>
      </w:ins>
    </w:p>
    <w:p w14:paraId="01F83B5C" w14:textId="28FCAF67" w:rsidR="005B04A8" w:rsidRDefault="005B04A8" w:rsidP="005B04A8">
      <w:pPr>
        <w:spacing w:line="480" w:lineRule="auto"/>
        <w:ind w:firstLine="708"/>
        <w:rPr>
          <w:ins w:id="156" w:author="Fábio Augusto Nascimento" w:date="2025-12-26T13:46:00Z" w16du:dateUtc="2025-12-26T19:46:00Z"/>
          <w:rFonts w:ascii="Arial" w:hAnsi="Arial" w:cs="Arial"/>
          <w:color w:val="222222"/>
        </w:rPr>
      </w:pPr>
      <w:r w:rsidRPr="009C30F3">
        <w:rPr>
          <w:rFonts w:ascii="Arial" w:hAnsi="Arial" w:cs="Arial"/>
          <w:color w:val="222222"/>
        </w:rPr>
        <w:t xml:space="preserve">A </w:t>
      </w:r>
      <w:del w:id="157" w:author="Fábio Augusto Nascimento" w:date="2025-12-26T13:47:00Z" w16du:dateUtc="2025-12-26T19:47:00Z">
        <w:r w:rsidRPr="009C30F3" w:rsidDel="008340CD">
          <w:rPr>
            <w:rFonts w:ascii="Arial" w:hAnsi="Arial" w:cs="Arial"/>
            <w:color w:val="222222"/>
          </w:rPr>
          <w:delText xml:space="preserve">final </w:delText>
        </w:r>
      </w:del>
      <w:ins w:id="158" w:author="Fábio Augusto Nascimento" w:date="2025-12-26T13:47:00Z" w16du:dateUtc="2025-12-26T19:47:00Z">
        <w:r w:rsidR="008340CD" w:rsidRPr="009C30F3">
          <w:rPr>
            <w:rFonts w:ascii="Arial" w:hAnsi="Arial" w:cs="Arial"/>
            <w:color w:val="222222"/>
          </w:rPr>
          <w:t>f</w:t>
        </w:r>
        <w:r w:rsidR="008340CD">
          <w:rPr>
            <w:rFonts w:ascii="Arial" w:hAnsi="Arial" w:cs="Arial"/>
            <w:color w:val="222222"/>
          </w:rPr>
          <w:t>urther</w:t>
        </w:r>
        <w:r w:rsidR="008340CD" w:rsidRPr="009C30F3">
          <w:rPr>
            <w:rFonts w:ascii="Arial" w:hAnsi="Arial" w:cs="Arial"/>
            <w:color w:val="222222"/>
          </w:rPr>
          <w:t xml:space="preserve"> </w:t>
        </w:r>
      </w:ins>
      <w:r w:rsidRPr="009C30F3">
        <w:rPr>
          <w:rFonts w:ascii="Arial" w:hAnsi="Arial" w:cs="Arial"/>
          <w:color w:val="222222"/>
        </w:rPr>
        <w:t xml:space="preserve">potential limitation is the deliberate design of our cohort. We aimed for equal representation of epilepsy and non-epilepsy cases, and an even </w:t>
      </w:r>
      <w:r w:rsidRPr="009C30F3">
        <w:rPr>
          <w:rFonts w:ascii="Arial" w:hAnsi="Arial" w:cs="Arial"/>
          <w:color w:val="222222"/>
        </w:rPr>
        <w:lastRenderedPageBreak/>
        <w:t xml:space="preserve">distribution across difficulty levels. This approach was chosen over random selection to encompass the full spectrum of case complexities encountered in a </w:t>
      </w:r>
      <w:r w:rsidRPr="0036222F">
        <w:rPr>
          <w:rFonts w:ascii="Arial" w:hAnsi="Arial" w:cs="Arial"/>
          <w:color w:val="222222"/>
        </w:rPr>
        <w:t>tertiary epilepsy center. Expert ratings, averaged across both occasions, classified 74% (37/50) of cases as "neither easy nor difficult"</w:t>
      </w:r>
      <w:r w:rsidR="0036222F" w:rsidRPr="0036222F">
        <w:rPr>
          <w:rFonts w:ascii="Arial" w:hAnsi="Arial" w:cs="Arial"/>
          <w:color w:val="222222"/>
        </w:rPr>
        <w:t xml:space="preserve"> (difficulty level 3/5)</w:t>
      </w:r>
      <w:r w:rsidRPr="0036222F">
        <w:rPr>
          <w:rFonts w:ascii="Arial" w:hAnsi="Arial" w:cs="Arial"/>
          <w:color w:val="222222"/>
        </w:rPr>
        <w:t xml:space="preserve"> and 26% (13/50) as "easy</w:t>
      </w:r>
      <w:r w:rsidR="0036222F" w:rsidRPr="0036222F">
        <w:rPr>
          <w:rFonts w:ascii="Arial" w:hAnsi="Arial" w:cs="Arial"/>
          <w:color w:val="222222"/>
        </w:rPr>
        <w:t>” (difficulty level 2/5)</w:t>
      </w:r>
      <w:r w:rsidRPr="0036222F">
        <w:rPr>
          <w:rFonts w:ascii="Arial" w:hAnsi="Arial" w:cs="Arial"/>
          <w:color w:val="222222"/>
        </w:rPr>
        <w:t>. However</w:t>
      </w:r>
      <w:r w:rsidRPr="009C30F3">
        <w:rPr>
          <w:rFonts w:ascii="Arial" w:hAnsi="Arial" w:cs="Arial"/>
          <w:color w:val="222222"/>
        </w:rPr>
        <w:t>, this distribution may or may not represent the typical case mix any given epilepsy expert encounters. Informal post-study discussions revealed mixed opinions among experts: some felt the case mix was representative, while others perceived a higher proportion of difficult cases compared to their usual practice. Average case difficulty likely varies across clinics due to factors such as patient population, referral patterns, and other variables. Our findings (</w:t>
      </w:r>
      <w:r w:rsidRPr="009C30F3">
        <w:rPr>
          <w:rFonts w:ascii="Arial" w:hAnsi="Arial" w:cs="Arial"/>
          <w:b/>
          <w:bCs/>
          <w:color w:val="222222"/>
        </w:rPr>
        <w:t>Figure 2</w:t>
      </w:r>
      <w:r w:rsidRPr="009C30F3">
        <w:rPr>
          <w:rFonts w:ascii="Arial" w:hAnsi="Arial" w:cs="Arial"/>
          <w:color w:val="222222"/>
        </w:rPr>
        <w:t xml:space="preserve">) indicate that most noise </w:t>
      </w:r>
      <w:r w:rsidR="00931305" w:rsidRPr="009C30F3">
        <w:rPr>
          <w:rFonts w:ascii="Arial" w:hAnsi="Arial" w:cs="Arial"/>
          <w:color w:val="222222"/>
        </w:rPr>
        <w:t xml:space="preserve">arises </w:t>
      </w:r>
      <w:r w:rsidRPr="009C30F3">
        <w:rPr>
          <w:rFonts w:ascii="Arial" w:hAnsi="Arial" w:cs="Arial"/>
          <w:color w:val="222222"/>
        </w:rPr>
        <w:t>from "difficult cases</w:t>
      </w:r>
      <w:del w:id="159" w:author="Fábio Augusto Nascimento" w:date="2025-12-29T10:09:00Z" w16du:dateUtc="2025-12-29T16:09:00Z">
        <w:r w:rsidRPr="009C30F3" w:rsidDel="00F21A88">
          <w:rPr>
            <w:rFonts w:ascii="Arial" w:hAnsi="Arial" w:cs="Arial"/>
            <w:color w:val="222222"/>
          </w:rPr>
          <w:delText>.</w:delText>
        </w:r>
      </w:del>
      <w:r w:rsidRPr="009C30F3">
        <w:rPr>
          <w:rFonts w:ascii="Arial" w:hAnsi="Arial" w:cs="Arial"/>
          <w:color w:val="222222"/>
        </w:rPr>
        <w:t>"</w:t>
      </w:r>
      <w:ins w:id="160" w:author="Fábio Augusto Nascimento" w:date="2025-12-29T10:09:00Z" w16du:dateUtc="2025-12-29T16:09:00Z">
        <w:r w:rsidR="00F21A88">
          <w:rPr>
            <w:rFonts w:ascii="Arial" w:hAnsi="Arial" w:cs="Arial"/>
            <w:color w:val="222222"/>
          </w:rPr>
          <w:t xml:space="preserve">, </w:t>
        </w:r>
      </w:ins>
      <w:ins w:id="161" w:author="Fábio Augusto Nascimento" w:date="2025-12-29T10:10:00Z" w16du:dateUtc="2025-12-29T16:10:00Z">
        <w:r w:rsidR="00F21A88">
          <w:rPr>
            <w:rFonts w:ascii="Arial" w:hAnsi="Arial" w:cs="Arial"/>
            <w:color w:val="222222"/>
          </w:rPr>
          <w:t>a</w:t>
        </w:r>
      </w:ins>
      <w:ins w:id="162" w:author="Fábio Augusto Nascimento" w:date="2025-12-29T14:09:00Z" w16du:dateUtc="2025-12-29T20:09:00Z">
        <w:r w:rsidR="008C1A08">
          <w:rPr>
            <w:rFonts w:ascii="Arial" w:hAnsi="Arial" w:cs="Arial"/>
            <w:color w:val="222222"/>
          </w:rPr>
          <w:t>s</w:t>
        </w:r>
      </w:ins>
      <w:ins w:id="163" w:author="Fábio Augusto Nascimento" w:date="2025-12-29T10:09:00Z" w16du:dateUtc="2025-12-29T16:09:00Z">
        <w:r w:rsidR="00F21A88">
          <w:rPr>
            <w:rFonts w:ascii="Arial" w:hAnsi="Arial" w:cs="Arial"/>
            <w:color w:val="222222"/>
          </w:rPr>
          <w:t xml:space="preserve"> </w:t>
        </w:r>
      </w:ins>
      <w:ins w:id="164" w:author="Fábio Augusto Nascimento" w:date="2025-12-29T10:10:00Z" w16du:dateUtc="2025-12-29T16:10:00Z">
        <w:r w:rsidR="00F21A88">
          <w:rPr>
            <w:rFonts w:ascii="Arial" w:hAnsi="Arial" w:cs="Arial"/>
            <w:color w:val="222222"/>
          </w:rPr>
          <w:t>expected.</w:t>
        </w:r>
      </w:ins>
      <w:r w:rsidRPr="009C30F3">
        <w:rPr>
          <w:rFonts w:ascii="Arial" w:hAnsi="Arial" w:cs="Arial"/>
          <w:color w:val="222222"/>
        </w:rPr>
        <w:t xml:space="preserve"> Consequently, the overall level of diagnostic noise may differ between centers and clinics based on their typical case complexity.</w:t>
      </w:r>
    </w:p>
    <w:p w14:paraId="7B6700EC" w14:textId="78C52300" w:rsidR="009614DF" w:rsidRPr="009C30F3" w:rsidRDefault="008340CD" w:rsidP="005B04A8">
      <w:pPr>
        <w:spacing w:line="480" w:lineRule="auto"/>
        <w:ind w:firstLine="708"/>
        <w:rPr>
          <w:rFonts w:ascii="Arial" w:hAnsi="Arial" w:cs="Arial"/>
          <w:color w:val="222222"/>
        </w:rPr>
      </w:pPr>
      <w:ins w:id="165" w:author="Fábio Augusto Nascimento" w:date="2025-12-26T13:47:00Z" w16du:dateUtc="2025-12-26T19:47:00Z">
        <w:r>
          <w:rPr>
            <w:rFonts w:ascii="Arial" w:hAnsi="Arial" w:cs="Arial"/>
            <w:color w:val="222222"/>
          </w:rPr>
          <w:t xml:space="preserve">A final relative limitation is that our findings </w:t>
        </w:r>
      </w:ins>
      <w:ins w:id="166" w:author="Fábio Augusto Nascimento" w:date="2025-12-26T13:48:00Z" w16du:dateUtc="2025-12-26T19:48:00Z">
        <w:r>
          <w:rPr>
            <w:rFonts w:ascii="Arial" w:hAnsi="Arial" w:cs="Arial"/>
            <w:color w:val="222222"/>
          </w:rPr>
          <w:t xml:space="preserve">are primarily based on mid-career to senior epileptologists. Examining decision making patterns among trainees and early-career epileptologists may reveal different noise profiles. Such </w:t>
        </w:r>
      </w:ins>
      <w:ins w:id="167" w:author="Fábio Augusto Nascimento" w:date="2025-12-26T13:49:00Z" w16du:dateUtc="2025-12-26T19:49:00Z">
        <w:r>
          <w:rPr>
            <w:rFonts w:ascii="Arial" w:hAnsi="Arial" w:cs="Arial"/>
            <w:color w:val="222222"/>
          </w:rPr>
          <w:t xml:space="preserve">research would be valuable for both clinical purposes and quality improvement initiatives – for </w:t>
        </w:r>
      </w:ins>
      <w:ins w:id="168" w:author="Fábio Augusto Nascimento" w:date="2025-12-26T13:51:00Z" w16du:dateUtc="2025-12-26T19:51:00Z">
        <w:r>
          <w:rPr>
            <w:rFonts w:ascii="Arial" w:hAnsi="Arial" w:cs="Arial"/>
            <w:color w:val="222222"/>
          </w:rPr>
          <w:t>instance</w:t>
        </w:r>
      </w:ins>
      <w:ins w:id="169" w:author="Fábio Augusto Nascimento" w:date="2025-12-26T13:49:00Z" w16du:dateUtc="2025-12-26T19:49:00Z">
        <w:r>
          <w:rPr>
            <w:rFonts w:ascii="Arial" w:hAnsi="Arial" w:cs="Arial"/>
            <w:color w:val="222222"/>
          </w:rPr>
          <w:t xml:space="preserve">, this data could inform targeted educational interventions </w:t>
        </w:r>
      </w:ins>
      <w:ins w:id="170" w:author="Fábio Augusto Nascimento" w:date="2025-12-26T13:50:00Z" w16du:dateUtc="2025-12-26T19:50:00Z">
        <w:r>
          <w:rPr>
            <w:rFonts w:ascii="Arial" w:hAnsi="Arial" w:cs="Arial"/>
            <w:color w:val="222222"/>
          </w:rPr>
          <w:t xml:space="preserve">for those </w:t>
        </w:r>
      </w:ins>
      <w:ins w:id="171" w:author="Fábio Augusto Nascimento" w:date="2025-12-26T13:51:00Z" w16du:dateUtc="2025-12-26T19:51:00Z">
        <w:r>
          <w:rPr>
            <w:rFonts w:ascii="Arial" w:hAnsi="Arial" w:cs="Arial"/>
            <w:color w:val="222222"/>
          </w:rPr>
          <w:t>early in their epilepsy training or clinical practice.</w:t>
        </w:r>
      </w:ins>
    </w:p>
    <w:p w14:paraId="2B09DF8A" w14:textId="77777777" w:rsidR="005B04A8" w:rsidRPr="009C30F3" w:rsidRDefault="005B04A8" w:rsidP="005B04A8">
      <w:pPr>
        <w:spacing w:line="480" w:lineRule="auto"/>
        <w:ind w:firstLine="708"/>
        <w:rPr>
          <w:rFonts w:ascii="Arial" w:hAnsi="Arial" w:cs="Arial"/>
          <w:color w:val="222222"/>
        </w:rPr>
      </w:pPr>
      <w:r w:rsidRPr="009C30F3">
        <w:rPr>
          <w:rFonts w:ascii="Arial" w:hAnsi="Arial" w:cs="Arial"/>
          <w:color w:val="222222"/>
        </w:rPr>
        <w:t xml:space="preserve">What prevents physicians from recognizing that their judgments are noisy? The answer lies in two familiar phenomena: professionals tend to have high </w:t>
      </w:r>
      <w:r w:rsidRPr="009C30F3">
        <w:rPr>
          <w:rFonts w:ascii="Arial" w:hAnsi="Arial" w:cs="Arial"/>
          <w:color w:val="222222"/>
        </w:rPr>
        <w:lastRenderedPageBreak/>
        <w:t xml:space="preserve">confidence in their own judgments, and they hold their colleagues' capabilities in high regard. This combination leads to an overestimation of agreement. </w:t>
      </w:r>
    </w:p>
    <w:p w14:paraId="34D17491" w14:textId="4F5DBF94" w:rsidR="005B04A8" w:rsidRPr="009C30F3" w:rsidRDefault="005B04A8" w:rsidP="005B04A8">
      <w:pPr>
        <w:spacing w:line="480" w:lineRule="auto"/>
        <w:ind w:firstLine="708"/>
        <w:rPr>
          <w:rFonts w:ascii="Arial" w:hAnsi="Arial" w:cs="Arial"/>
          <w:color w:val="222222"/>
        </w:rPr>
      </w:pPr>
      <w:r w:rsidRPr="009C30F3">
        <w:rPr>
          <w:rFonts w:ascii="Arial" w:hAnsi="Arial" w:cs="Arial"/>
          <w:color w:val="222222"/>
        </w:rPr>
        <w:t xml:space="preserve">Why are the </w:t>
      </w:r>
      <w:r w:rsidR="00526FA1">
        <w:rPr>
          <w:rFonts w:ascii="Arial" w:hAnsi="Arial" w:cs="Arial"/>
          <w:color w:val="222222"/>
        </w:rPr>
        <w:t>judgment</w:t>
      </w:r>
      <w:r w:rsidRPr="009C30F3">
        <w:rPr>
          <w:rFonts w:ascii="Arial" w:hAnsi="Arial" w:cs="Arial"/>
          <w:color w:val="222222"/>
        </w:rPr>
        <w:t xml:space="preserve">s of epilepsy experts so noisy? The ability to make highly reliable </w:t>
      </w:r>
      <w:r w:rsidR="00526FA1">
        <w:rPr>
          <w:rFonts w:ascii="Arial" w:hAnsi="Arial" w:cs="Arial"/>
          <w:color w:val="222222"/>
        </w:rPr>
        <w:t>judgment</w:t>
      </w:r>
      <w:r w:rsidRPr="009C30F3">
        <w:rPr>
          <w:rFonts w:ascii="Arial" w:hAnsi="Arial" w:cs="Arial"/>
          <w:color w:val="222222"/>
        </w:rPr>
        <w:t xml:space="preserve">s can develop when professionals practice in a predictable environment with clear, immediate feedback (e.g., driving, professional sports, surgery). However, in many professions, including neurology, professionals learn to make judgments by listening to mentors and colleagues explain and critique (apprenticeship) - a less reliable source of knowledge than learning from one's own mistakes. Prolonged experience on a job increases people's confidence in their judgments, but in the absence of rapid feedback, confidence is no guarantee of either accuracy or consensus. Moreover, </w:t>
      </w:r>
      <w:r w:rsidRPr="009C30F3">
        <w:rPr>
          <w:rFonts w:ascii="Arial" w:hAnsi="Arial" w:cs="Arial"/>
          <w:color w:val="222222"/>
          <w:shd w:val="clear" w:color="auto" w:fill="FFFFFF"/>
        </w:rPr>
        <w:t>epilepsy specialists diagnose epilepsy based on indirect information about paroxysmal events which they have not observed, and this information is often uncertain and thus inherently challenging to interpret.</w:t>
      </w:r>
    </w:p>
    <w:p w14:paraId="3B98E17A" w14:textId="56A50977" w:rsidR="005B04A8" w:rsidRPr="009C30F3" w:rsidRDefault="005B04A8" w:rsidP="00630000">
      <w:pPr>
        <w:spacing w:line="480" w:lineRule="auto"/>
        <w:ind w:firstLine="708"/>
        <w:rPr>
          <w:rFonts w:ascii="Arial" w:hAnsi="Arial" w:cs="Arial"/>
          <w:color w:val="222222"/>
        </w:rPr>
      </w:pPr>
      <w:r w:rsidRPr="009C30F3">
        <w:rPr>
          <w:rFonts w:ascii="Arial" w:hAnsi="Arial" w:cs="Arial"/>
          <w:color w:val="222222"/>
        </w:rPr>
        <w:t xml:space="preserve">How can we reduce noise in the diagnosis of epilepsy? </w:t>
      </w:r>
      <w:r w:rsidR="00630000" w:rsidRPr="009C30F3">
        <w:rPr>
          <w:rFonts w:ascii="Arial" w:hAnsi="Arial" w:cs="Arial"/>
          <w:color w:val="222222"/>
        </w:rPr>
        <w:t>One</w:t>
      </w:r>
      <w:r w:rsidRPr="009C30F3">
        <w:rPr>
          <w:rFonts w:ascii="Arial" w:hAnsi="Arial" w:cs="Arial"/>
          <w:color w:val="222222"/>
        </w:rPr>
        <w:t xml:space="preserve"> approach is to replace subjective human judgment with objective formal rules – algorithms - that use data about a case to produce a consistent prediction or a decision. There have been efforts to provide algorithms for the diagnosis of epilepsy</w:t>
      </w:r>
      <w:r w:rsidRPr="009C30F3">
        <w:rPr>
          <w:rFonts w:ascii="Arial" w:hAnsi="Arial" w:cs="Arial"/>
          <w:color w:val="222222"/>
        </w:rPr>
        <w:fldChar w:fldCharType="begin">
          <w:fldData xml:space="preserve">PEVuZE5vdGU+PENpdGU+PEF1dGhvcj5Ib2xkZW48L0F1dGhvcj48WWVhcj4yMDA1PC9ZZWFyPjxS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</w:fldData>
        </w:fldChar>
      </w:r>
      <w:r w:rsidR="00857CE6">
        <w:rPr>
          <w:rFonts w:ascii="Arial" w:hAnsi="Arial" w:cs="Arial"/>
          <w:color w:val="222222"/>
        </w:rPr>
        <w:instrText xml:space="preserve"> ADDIN EN.CITE </w:instrText>
      </w:r>
      <w:r w:rsidR="00857CE6">
        <w:rPr>
          <w:rFonts w:ascii="Arial" w:hAnsi="Arial" w:cs="Arial"/>
          <w:color w:val="222222"/>
        </w:rPr>
        <w:fldChar w:fldCharType="begin">
          <w:fldData xml:space="preserve">PEVuZE5vdGU+PENpdGU+PEF1dGhvcj5Ib2xkZW48L0F1dGhvcj48WWVhcj4yMDA1PC9ZZWFyPjxS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</w:fldData>
        </w:fldChar>
      </w:r>
      <w:r w:rsidR="00857CE6">
        <w:rPr>
          <w:rFonts w:ascii="Arial" w:hAnsi="Arial" w:cs="Arial"/>
          <w:color w:val="222222"/>
        </w:rPr>
        <w:instrText xml:space="preserve"> ADDIN EN.CITE.DATA </w:instrText>
      </w:r>
      <w:r w:rsidR="00857CE6">
        <w:rPr>
          <w:rFonts w:ascii="Arial" w:hAnsi="Arial" w:cs="Arial"/>
          <w:color w:val="222222"/>
        </w:rPr>
      </w:r>
      <w:r w:rsidR="00857CE6">
        <w:rPr>
          <w:rFonts w:ascii="Arial" w:hAnsi="Arial" w:cs="Arial"/>
          <w:color w:val="222222"/>
        </w:rPr>
        <w:fldChar w:fldCharType="end"/>
      </w:r>
      <w:r w:rsidRPr="009C30F3">
        <w:rPr>
          <w:rFonts w:ascii="Arial" w:hAnsi="Arial" w:cs="Arial"/>
          <w:color w:val="222222"/>
        </w:rPr>
      </w:r>
      <w:r w:rsidRPr="009C30F3">
        <w:rPr>
          <w:rFonts w:ascii="Arial" w:hAnsi="Arial" w:cs="Arial"/>
          <w:color w:val="222222"/>
        </w:rPr>
        <w:fldChar w:fldCharType="separate"/>
      </w:r>
      <w:r w:rsidRPr="009C30F3">
        <w:rPr>
          <w:rFonts w:ascii="Arial" w:hAnsi="Arial" w:cs="Arial"/>
          <w:noProof/>
          <w:color w:val="222222"/>
          <w:vertAlign w:val="superscript"/>
        </w:rPr>
        <w:t>21-25</w:t>
      </w:r>
      <w:r w:rsidRPr="009C30F3">
        <w:rPr>
          <w:rFonts w:ascii="Arial" w:hAnsi="Arial" w:cs="Arial"/>
          <w:color w:val="222222"/>
        </w:rPr>
        <w:fldChar w:fldCharType="end"/>
      </w:r>
      <w:r w:rsidRPr="009C30F3">
        <w:rPr>
          <w:rFonts w:ascii="Arial" w:hAnsi="Arial" w:cs="Arial"/>
          <w:color w:val="222222"/>
        </w:rPr>
        <w:t xml:space="preserve">, but more work remains to validate the algorithms and to compare them to human </w:t>
      </w:r>
      <w:r w:rsidR="00526FA1">
        <w:rPr>
          <w:rFonts w:ascii="Arial" w:hAnsi="Arial" w:cs="Arial"/>
          <w:color w:val="222222"/>
        </w:rPr>
        <w:t>judgment</w:t>
      </w:r>
      <w:r w:rsidRPr="009C30F3">
        <w:rPr>
          <w:rFonts w:ascii="Arial" w:hAnsi="Arial" w:cs="Arial"/>
          <w:color w:val="222222"/>
        </w:rPr>
        <w:t xml:space="preserve">. Based on our results considering the clinical diagnosis as truth, an algorithm that correctly diagnoses patients with epilepsy </w:t>
      </w:r>
      <w:r w:rsidRPr="00080CE4">
        <w:rPr>
          <w:rFonts w:ascii="Arial" w:hAnsi="Arial" w:cs="Arial"/>
          <w:color w:val="222222"/>
        </w:rPr>
        <w:t xml:space="preserve">greater than ~75% </w:t>
      </w:r>
      <w:r w:rsidR="00A4043E" w:rsidRPr="00080CE4">
        <w:rPr>
          <w:rFonts w:ascii="Arial" w:hAnsi="Arial" w:cs="Arial"/>
          <w:color w:val="222222"/>
        </w:rPr>
        <w:t>accuracy</w:t>
      </w:r>
      <w:r w:rsidR="00A4043E" w:rsidRPr="009C30F3">
        <w:rPr>
          <w:rFonts w:ascii="Arial" w:hAnsi="Arial" w:cs="Arial"/>
          <w:color w:val="222222"/>
        </w:rPr>
        <w:t xml:space="preserve"> </w:t>
      </w:r>
      <w:r w:rsidRPr="009C30F3">
        <w:rPr>
          <w:rFonts w:ascii="Arial" w:hAnsi="Arial" w:cs="Arial"/>
          <w:color w:val="222222"/>
        </w:rPr>
        <w:t>may be useful in clinical practice for evaluating patients with possible seizures.</w:t>
      </w:r>
    </w:p>
    <w:p w14:paraId="730ED4F7" w14:textId="509D1627" w:rsidR="005B04A8" w:rsidRPr="009C30F3" w:rsidRDefault="00080CE4" w:rsidP="005B04A8">
      <w:pPr>
        <w:spacing w:line="480" w:lineRule="auto"/>
        <w:ind w:firstLine="708"/>
        <w:rPr>
          <w:rFonts w:ascii="Arial" w:hAnsi="Arial" w:cs="Arial"/>
          <w:color w:val="222222"/>
        </w:rPr>
      </w:pPr>
      <w:r w:rsidRPr="009C30F3">
        <w:rPr>
          <w:rFonts w:ascii="Arial" w:hAnsi="Arial" w:cs="Arial"/>
          <w:color w:val="222222"/>
        </w:rPr>
        <w:lastRenderedPageBreak/>
        <w:t>Another approach</w:t>
      </w:r>
      <w:r w:rsidR="005B04A8" w:rsidRPr="009C30F3">
        <w:rPr>
          <w:rFonts w:ascii="Arial" w:hAnsi="Arial" w:cs="Arial"/>
          <w:color w:val="222222"/>
        </w:rPr>
        <w:t xml:space="preserve"> is to adopt procedures that promote consistency by ensuring personnel in the same role use similar methods to gather information, integrate it into a comprehensive view of the case, and translate that view into a decision. In this approach, judgments are structured into component parts. This takes the form of a scoring system, in which experts score each component separately, then mechanically combine the answers into an overall score.</w:t>
      </w:r>
    </w:p>
    <w:p w14:paraId="3AFF1920" w14:textId="2932B4E2" w:rsidR="00F12827" w:rsidRPr="009C30F3" w:rsidRDefault="005B04A8" w:rsidP="005B04A8">
      <w:pPr>
        <w:spacing w:line="480" w:lineRule="auto"/>
        <w:ind w:firstLine="708"/>
        <w:rPr>
          <w:rFonts w:ascii="Arial" w:hAnsi="Arial" w:cs="Arial"/>
          <w:color w:val="222222"/>
        </w:rPr>
      </w:pPr>
      <w:r w:rsidRPr="009C30F3">
        <w:rPr>
          <w:rFonts w:ascii="Arial" w:hAnsi="Arial" w:cs="Arial"/>
          <w:color w:val="222222"/>
        </w:rPr>
        <w:t xml:space="preserve">Finally, in any approach adopted, </w:t>
      </w:r>
      <w:r w:rsidR="00526FA1">
        <w:rPr>
          <w:rFonts w:ascii="Arial" w:hAnsi="Arial" w:cs="Arial"/>
          <w:color w:val="222222"/>
        </w:rPr>
        <w:t>judgment</w:t>
      </w:r>
      <w:r w:rsidRPr="009C30F3">
        <w:rPr>
          <w:rFonts w:ascii="Arial" w:hAnsi="Arial" w:cs="Arial"/>
          <w:color w:val="222222"/>
        </w:rPr>
        <w:t xml:space="preserve"> reliability can be improved by obtaining more information earlier in the diagnostic workup – particularly EMU/LTM, or even smartphone footage, capturing patients’ habitual seizure(s). While this is not always possible or practical (e.g., in resource-limited settings, or when seizures occur infrequently), new EEG technology and artificial intelligence-assisted EEG analysis may make it possible to offer early EMU/LTM testing realistic to a wider range of patients. Early referral for EMU/LTM is distinctly important for “difficult cases”, where expert reliability and accuracy are lowest.</w:t>
      </w:r>
    </w:p>
    <w:p w14:paraId="5E71C7EF" w14:textId="660A8930" w:rsidR="005B04A8" w:rsidRPr="009C30F3" w:rsidRDefault="005B04A8" w:rsidP="005B04A8">
      <w:pPr>
        <w:spacing w:line="480" w:lineRule="auto"/>
        <w:ind w:firstLine="708"/>
        <w:rPr>
          <w:rFonts w:ascii="Arial" w:hAnsi="Arial" w:cs="Arial"/>
          <w:color w:val="222222"/>
        </w:rPr>
      </w:pPr>
      <w:r w:rsidRPr="009C30F3">
        <w:rPr>
          <w:rFonts w:ascii="Arial" w:hAnsi="Arial" w:cs="Arial"/>
          <w:color w:val="222222"/>
        </w:rPr>
        <w:t>Mitigating noise ultimately stands to help avoid epilepsy misdiagnosis. This is paramount because misdiagnoses have major negative consequences</w:t>
      </w:r>
      <w:r w:rsidRPr="009C30F3">
        <w:rPr>
          <w:rFonts w:ascii="Arial" w:hAnsi="Arial" w:cs="Arial"/>
          <w:color w:val="222222"/>
        </w:rPr>
        <w:fldChar w:fldCharType="begin">
          <w:fldData xml:space="preserve">PEVuZE5vdGU+PENpdGU+PEF1dGhvcj5PdG88L0F1dGhvcj48WWVhcj4yMDE3PC9ZZWFyPjxSZWNO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</w:fldData>
        </w:fldChar>
      </w:r>
      <w:r w:rsidR="00857CE6">
        <w:rPr>
          <w:rFonts w:ascii="Arial" w:hAnsi="Arial" w:cs="Arial"/>
          <w:color w:val="222222"/>
        </w:rPr>
        <w:instrText xml:space="preserve"> ADDIN EN.CITE </w:instrText>
      </w:r>
      <w:r w:rsidR="00857CE6">
        <w:rPr>
          <w:rFonts w:ascii="Arial" w:hAnsi="Arial" w:cs="Arial"/>
          <w:color w:val="222222"/>
        </w:rPr>
        <w:fldChar w:fldCharType="begin">
          <w:fldData xml:space="preserve">PEVuZE5vdGU+PENpdGU+PEF1dGhvcj5PdG88L0F1dGhvcj48WWVhcj4yMDE3PC9ZZWFyPjxSZWNO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</w:fldData>
        </w:fldChar>
      </w:r>
      <w:r w:rsidR="00857CE6">
        <w:rPr>
          <w:rFonts w:ascii="Arial" w:hAnsi="Arial" w:cs="Arial"/>
          <w:color w:val="222222"/>
        </w:rPr>
        <w:instrText xml:space="preserve"> ADDIN EN.CITE.DATA </w:instrText>
      </w:r>
      <w:r w:rsidR="00857CE6">
        <w:rPr>
          <w:rFonts w:ascii="Arial" w:hAnsi="Arial" w:cs="Arial"/>
          <w:color w:val="222222"/>
        </w:rPr>
      </w:r>
      <w:r w:rsidR="00857CE6">
        <w:rPr>
          <w:rFonts w:ascii="Arial" w:hAnsi="Arial" w:cs="Arial"/>
          <w:color w:val="222222"/>
        </w:rPr>
        <w:fldChar w:fldCharType="end"/>
      </w:r>
      <w:r w:rsidRPr="009C30F3">
        <w:rPr>
          <w:rFonts w:ascii="Arial" w:hAnsi="Arial" w:cs="Arial"/>
          <w:color w:val="222222"/>
        </w:rPr>
      </w:r>
      <w:r w:rsidRPr="009C30F3">
        <w:rPr>
          <w:rFonts w:ascii="Arial" w:hAnsi="Arial" w:cs="Arial"/>
          <w:color w:val="222222"/>
        </w:rPr>
        <w:fldChar w:fldCharType="separate"/>
      </w:r>
      <w:r w:rsidRPr="009C30F3">
        <w:rPr>
          <w:rFonts w:ascii="Arial" w:hAnsi="Arial" w:cs="Arial"/>
          <w:noProof/>
          <w:color w:val="222222"/>
          <w:vertAlign w:val="superscript"/>
        </w:rPr>
        <w:t>26,27</w:t>
      </w:r>
      <w:r w:rsidRPr="009C30F3">
        <w:rPr>
          <w:rFonts w:ascii="Arial" w:hAnsi="Arial" w:cs="Arial"/>
          <w:color w:val="222222"/>
        </w:rPr>
        <w:fldChar w:fldCharType="end"/>
      </w:r>
      <w:r w:rsidRPr="009C30F3">
        <w:rPr>
          <w:rFonts w:ascii="Arial" w:hAnsi="Arial" w:cs="Arial"/>
          <w:color w:val="222222"/>
        </w:rPr>
        <w:t xml:space="preserve"> for patients and healthcare systems</w:t>
      </w:r>
      <w:r w:rsidRPr="009C30F3">
        <w:rPr>
          <w:rFonts w:ascii="Arial" w:hAnsi="Arial" w:cs="Arial"/>
          <w:color w:val="222222"/>
        </w:rPr>
        <w:fldChar w:fldCharType="begin">
          <w:fldData xml:space="preserve">PEVuZE5vdGU+PENpdGU+PEF1dGhvcj5MYUZyYW5jZTwvQXV0aG9yPjxZZWFyPjIwMDY8L1llYXI+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=
</w:fldData>
        </w:fldChar>
      </w:r>
      <w:r w:rsidR="00857CE6">
        <w:rPr>
          <w:rFonts w:ascii="Arial" w:hAnsi="Arial" w:cs="Arial"/>
          <w:color w:val="222222"/>
        </w:rPr>
        <w:instrText xml:space="preserve"> ADDIN EN.CITE </w:instrText>
      </w:r>
      <w:r w:rsidR="00857CE6">
        <w:rPr>
          <w:rFonts w:ascii="Arial" w:hAnsi="Arial" w:cs="Arial"/>
          <w:color w:val="222222"/>
        </w:rPr>
        <w:fldChar w:fldCharType="begin">
          <w:fldData xml:space="preserve">PEVuZE5vdGU+PENpdGU+PEF1dGhvcj5MYUZyYW5jZTwvQXV0aG9yPjxZZWFyPjIwMDY8L1llYXI+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=
</w:fldData>
        </w:fldChar>
      </w:r>
      <w:r w:rsidR="00857CE6">
        <w:rPr>
          <w:rFonts w:ascii="Arial" w:hAnsi="Arial" w:cs="Arial"/>
          <w:color w:val="222222"/>
        </w:rPr>
        <w:instrText xml:space="preserve"> ADDIN EN.CITE.DATA </w:instrText>
      </w:r>
      <w:r w:rsidR="00857CE6">
        <w:rPr>
          <w:rFonts w:ascii="Arial" w:hAnsi="Arial" w:cs="Arial"/>
          <w:color w:val="222222"/>
        </w:rPr>
      </w:r>
      <w:r w:rsidR="00857CE6">
        <w:rPr>
          <w:rFonts w:ascii="Arial" w:hAnsi="Arial" w:cs="Arial"/>
          <w:color w:val="222222"/>
        </w:rPr>
        <w:fldChar w:fldCharType="end"/>
      </w:r>
      <w:r w:rsidRPr="009C30F3">
        <w:rPr>
          <w:rFonts w:ascii="Arial" w:hAnsi="Arial" w:cs="Arial"/>
          <w:color w:val="222222"/>
        </w:rPr>
      </w:r>
      <w:r w:rsidRPr="009C30F3">
        <w:rPr>
          <w:rFonts w:ascii="Arial" w:hAnsi="Arial" w:cs="Arial"/>
          <w:color w:val="222222"/>
        </w:rPr>
        <w:fldChar w:fldCharType="separate"/>
      </w:r>
      <w:r w:rsidRPr="009C30F3">
        <w:rPr>
          <w:rFonts w:ascii="Arial" w:hAnsi="Arial" w:cs="Arial"/>
          <w:noProof/>
          <w:color w:val="222222"/>
          <w:vertAlign w:val="superscript"/>
        </w:rPr>
        <w:t>26,28,29</w:t>
      </w:r>
      <w:r w:rsidRPr="009C30F3">
        <w:rPr>
          <w:rFonts w:ascii="Arial" w:hAnsi="Arial" w:cs="Arial"/>
          <w:color w:val="222222"/>
        </w:rPr>
        <w:fldChar w:fldCharType="end"/>
      </w:r>
      <w:r w:rsidRPr="009C30F3">
        <w:rPr>
          <w:rFonts w:ascii="Arial" w:hAnsi="Arial" w:cs="Arial"/>
          <w:color w:val="222222"/>
        </w:rPr>
        <w:t>. The former include stigma, driving and employment restrictions, unnecessary investigations, inappropriate exposure to antiseizure medications (ASMs)</w:t>
      </w:r>
      <w:r w:rsidRPr="009C30F3">
        <w:rPr>
          <w:rFonts w:ascii="Arial" w:hAnsi="Arial" w:cs="Arial"/>
          <w:color w:val="222222"/>
        </w:rPr>
        <w:fldChar w:fldCharType="begin"/>
      </w:r>
      <w:r w:rsidRPr="009C30F3">
        <w:rPr>
          <w:rFonts w:ascii="Arial" w:hAnsi="Arial" w:cs="Arial"/>
          <w:color w:val="222222"/>
        </w:rPr>
        <w:instrText xml:space="preserve"> ADDIN EN.CITE &lt;EndNote&gt;&lt;Cite&gt;&lt;Author&gt;Oto&lt;/Author&gt;&lt;Year&gt;2017&lt;/Year&gt;&lt;RecNum&gt;173&lt;/RecNum&gt;&lt;DisplayText&gt;&lt;style face="superscript"&gt;26&lt;/style&gt;&lt;/DisplayText&gt;&lt;record&gt;&lt;rec-number&gt;173&lt;/rec-number&gt;&lt;foreign-keys&gt;&lt;key app="EN" db-id="99evzfdtz2xfpnevd9mxaaraf05f9re5xzev" timestamp="1673798724"&gt;173&lt;/key&gt;&lt;/foreign-keys&gt;&lt;ref-type name="Journal Article"&gt;17&lt;/ref-type&gt;&lt;contributors&gt;&lt;authors&gt;&lt;author&gt;Oto, M. M.&lt;/author&gt;&lt;/authors&gt;&lt;/contributors&gt;&lt;auth-address&gt;Scottish Epilepsy Centre, 20 St Kenneth Drive, Glasgow G51 4QD, United Kingdom. Electronic address: meritxelloto@hotmail.com.&lt;/auth-address&gt;&lt;titles&gt;&lt;title&gt;The misdiagnosis of epilepsy: Appraising risks and managing uncertainty&lt;/title&gt;&lt;secondary-title&gt;Seizure&lt;/secondary-title&gt;&lt;/titles&gt;&lt;periodical&gt;&lt;full-title&gt;Seizure&lt;/full-title&gt;&lt;/periodical&gt;&lt;pages&gt;143-146&lt;/pages&gt;&lt;volume&gt;44&lt;/volume&gt;&lt;edition&gt;20161206&lt;/edition&gt;&lt;keywords&gt;&lt;keyword&gt;Diagnosis, Differential&lt;/keyword&gt;&lt;keyword&gt;*Diagnostic Errors&lt;/keyword&gt;&lt;keyword&gt;*Disease Management&lt;/keyword&gt;&lt;keyword&gt;Epilepsy/*diagnosis/*therapy&lt;/keyword&gt;&lt;keyword&gt;Humans&lt;/keyword&gt;&lt;keyword&gt;Risk&lt;/keyword&gt;&lt;keyword&gt;*Uncertainty&lt;/keyword&gt;&lt;keyword&gt;Diagnostic uncertainty&lt;/keyword&gt;&lt;keyword&gt;Epilepsy&lt;/keyword&gt;&lt;keyword&gt;Misdiagnosis&lt;/keyword&gt;&lt;keyword&gt;Risk appraisal&lt;/keyword&gt;&lt;/keywords&gt;&lt;dates&gt;&lt;year&gt;2017&lt;/year&gt;&lt;pub-dates&gt;&lt;date&gt;Jan&lt;/date&gt;&lt;/pub-dates&gt;&lt;/dates&gt;&lt;isbn&gt;1532-2688 (Electronic)&amp;#xD;1059-1311 (Linking)&lt;/isbn&gt;&lt;accession-num&gt;28017581&lt;/accession-num&gt;&lt;urls&gt;&lt;related-urls&gt;&lt;url&gt;https://www.ncbi.nlm.nih.gov/pubmed/28017581&lt;/url&gt;&lt;/related-urls&gt;&lt;/urls&gt;&lt;electronic-resource-num&gt;10.1016/j.seizure.2016.11.029&lt;/electronic-resource-num&gt;&lt;remote-database-name&gt;Medline&lt;/remote-database-name&gt;&lt;remote-database-provider&gt;NLM&lt;/remote-database-provider&gt;&lt;/record&gt;&lt;/Cite&gt;&lt;/EndNote&gt;</w:instrText>
      </w:r>
      <w:r w:rsidRPr="009C30F3">
        <w:rPr>
          <w:rFonts w:ascii="Arial" w:hAnsi="Arial" w:cs="Arial"/>
          <w:color w:val="222222"/>
        </w:rPr>
        <w:fldChar w:fldCharType="separate"/>
      </w:r>
      <w:r w:rsidRPr="009C30F3">
        <w:rPr>
          <w:rFonts w:ascii="Arial" w:hAnsi="Arial" w:cs="Arial"/>
          <w:noProof/>
          <w:color w:val="222222"/>
          <w:vertAlign w:val="superscript"/>
        </w:rPr>
        <w:t>26</w:t>
      </w:r>
      <w:r w:rsidRPr="009C30F3">
        <w:rPr>
          <w:rFonts w:ascii="Arial" w:hAnsi="Arial" w:cs="Arial"/>
          <w:color w:val="222222"/>
        </w:rPr>
        <w:fldChar w:fldCharType="end"/>
      </w:r>
      <w:r w:rsidRPr="009C30F3">
        <w:rPr>
          <w:rFonts w:ascii="Arial" w:hAnsi="Arial" w:cs="Arial"/>
          <w:color w:val="222222"/>
        </w:rPr>
        <w:t xml:space="preserve"> and even neurostimulation devices</w:t>
      </w:r>
      <w:r w:rsidRPr="009C30F3">
        <w:rPr>
          <w:rFonts w:ascii="Arial" w:hAnsi="Arial" w:cs="Arial"/>
          <w:color w:val="222222"/>
        </w:rPr>
        <w:fldChar w:fldCharType="begin"/>
      </w:r>
      <w:r w:rsidR="00857CE6">
        <w:rPr>
          <w:rFonts w:ascii="Arial" w:hAnsi="Arial" w:cs="Arial"/>
          <w:color w:val="222222"/>
        </w:rPr>
        <w:instrText xml:space="preserve"> ADDIN EN.CITE &lt;EndNote&gt;&lt;Cite&gt;&lt;Author&gt;Arain&lt;/Author&gt;&lt;Year&gt;2011&lt;/Year&gt;&lt;RecNum&gt;822&lt;/RecNum&gt;&lt;DisplayText&gt;&lt;style face="superscript"&gt;30&lt;/style&gt;&lt;/DisplayText&gt;&lt;record&gt;&lt;rec-number&gt;822&lt;/rec-number&gt;&lt;foreign-keys&gt;&lt;key app="EN" db-id="99evzfdtz2xfpnevd9mxaaraf05f9re5xzev" timestamp="1755458702"&gt;822&lt;/key&gt;&lt;/foreign-keys&gt;&lt;ref-type name="Journal Article"&gt;17&lt;/ref-type&gt;&lt;contributors&gt;&lt;authors&gt;&lt;author&gt;Arain, A. M.&lt;/author&gt;&lt;author&gt;Song, Y.&lt;/author&gt;&lt;author&gt;Bangalore-Vittal, N.&lt;/author&gt;&lt;author&gt;Ali, S.&lt;/author&gt;&lt;author&gt;Jabeen, S.&lt;/author&gt;&lt;author&gt;Azar, N. J.&lt;/author&gt;&lt;/authors&gt;&lt;/contributors&gt;&lt;auth-address&gt;Department of Neurology, Vanderbilt University Medical Center, Nashville, TN, USA. amir.arain@vanderbilt.edu&lt;/auth-address&gt;&lt;titles&gt;&lt;title&gt;Long term video/EEG prevents unnecessary vagus nerve stimulator implantation in patients with psychogenic nonepileptic seizures&lt;/title&gt;&lt;secondary-title&gt;Epilepsy Behav&lt;/secondary-title&gt;&lt;/titles&gt;&lt;periodical&gt;&lt;full-title&gt;Epilepsy Behav&lt;/full-title&gt;&lt;/periodical&gt;&lt;pages&gt;364-6&lt;/pages&gt;&lt;volume&gt;21&lt;/volume&gt;&lt;number&gt;4&lt;/number&gt;&lt;edition&gt;20110706&lt;/edition&gt;&lt;keywords&gt;&lt;keyword&gt;Adolescent&lt;/keyword&gt;&lt;keyword&gt;Adult&lt;/keyword&gt;&lt;keyword&gt;Diagnosis, Differential&lt;/keyword&gt;&lt;keyword&gt;Electroencephalography/*methods&lt;/keyword&gt;&lt;keyword&gt;Female&lt;/keyword&gt;&lt;keyword&gt;Humans&lt;/keyword&gt;&lt;keyword&gt;Male&lt;/keyword&gt;&lt;keyword&gt;Middle Aged&lt;/keyword&gt;&lt;keyword&gt;Psychophysiologic Disorders/*diagnosis/etiology&lt;/keyword&gt;&lt;keyword&gt;Seizures/*diagnosis/etiology&lt;/keyword&gt;&lt;keyword&gt;*Unnecessary Procedures&lt;/keyword&gt;&lt;keyword&gt;*Vagus Nerve Stimulation&lt;/keyword&gt;&lt;/keywords&gt;&lt;dates&gt;&lt;year&gt;2011&lt;/year&gt;&lt;pub-dates&gt;&lt;date&gt;Aug&lt;/date&gt;&lt;/pub-dates&gt;&lt;/dates&gt;&lt;isbn&gt;1525-5069 (Electronic)&amp;#xD;1525-5050 (Linking)&lt;/isbn&gt;&lt;accession-num&gt;21737353&lt;/accession-num&gt;&lt;urls&gt;&lt;related-urls&gt;&lt;url&gt;https://www.ncbi.nlm.nih.gov/pubmed/21737353&lt;/url&gt;&lt;/related-urls&gt;&lt;/urls&gt;&lt;electronic-resource-num&gt;10.1016/j.yebeh.2011.06.003&lt;/electronic-resource-num&gt;&lt;remote-database-name&gt;Medline&lt;/remote-database-name&gt;&lt;remote-database-provider&gt;NLM&lt;/remote-database-provider&gt;&lt;/record&gt;&lt;/Cite&gt;&lt;/EndNote&gt;</w:instrText>
      </w:r>
      <w:r w:rsidRPr="009C30F3">
        <w:rPr>
          <w:rFonts w:ascii="Arial" w:hAnsi="Arial" w:cs="Arial"/>
          <w:color w:val="222222"/>
        </w:rPr>
        <w:fldChar w:fldCharType="separate"/>
      </w:r>
      <w:r w:rsidRPr="009C30F3">
        <w:rPr>
          <w:rFonts w:ascii="Arial" w:hAnsi="Arial" w:cs="Arial"/>
          <w:noProof/>
          <w:color w:val="222222"/>
          <w:vertAlign w:val="superscript"/>
        </w:rPr>
        <w:t>30</w:t>
      </w:r>
      <w:r w:rsidRPr="009C30F3">
        <w:rPr>
          <w:rFonts w:ascii="Arial" w:hAnsi="Arial" w:cs="Arial"/>
          <w:color w:val="222222"/>
        </w:rPr>
        <w:fldChar w:fldCharType="end"/>
      </w:r>
      <w:r w:rsidRPr="009C30F3">
        <w:rPr>
          <w:rFonts w:ascii="Arial" w:hAnsi="Arial" w:cs="Arial"/>
          <w:color w:val="222222"/>
        </w:rPr>
        <w:t xml:space="preserve">, and failure to diagnose and address the actual etiology of patients’ seizures. </w:t>
      </w:r>
    </w:p>
    <w:p w14:paraId="1BF54DE3" w14:textId="3D99E151" w:rsidR="00AD317D" w:rsidRDefault="005B04A8" w:rsidP="00AD317D">
      <w:pPr>
        <w:spacing w:line="480" w:lineRule="auto"/>
        <w:ind w:firstLine="708"/>
        <w:rPr>
          <w:rFonts w:ascii="Arial" w:hAnsi="Arial" w:cs="Arial"/>
          <w:color w:val="222222"/>
        </w:rPr>
      </w:pPr>
      <w:r w:rsidRPr="009C30F3">
        <w:rPr>
          <w:rFonts w:ascii="Arial" w:hAnsi="Arial" w:cs="Arial"/>
          <w:color w:val="222222"/>
        </w:rPr>
        <w:t xml:space="preserve">We advocate development of validated diagnostic algorithms and structured judgment protocols to standardize the evaluation process. In addition, our work </w:t>
      </w:r>
      <w:r w:rsidRPr="009C30F3">
        <w:rPr>
          <w:rFonts w:ascii="Arial" w:hAnsi="Arial" w:cs="Arial"/>
          <w:color w:val="222222"/>
        </w:rPr>
        <w:lastRenderedPageBreak/>
        <w:t xml:space="preserve">suggests the need for improved methods of ascertaining the true diagnosis (“gold standard”) for future studies of epilepsy. </w:t>
      </w:r>
    </w:p>
    <w:p w14:paraId="6AB73894" w14:textId="77777777" w:rsidR="00AD317D" w:rsidRPr="009C30F3" w:rsidRDefault="00AD317D" w:rsidP="0075334B">
      <w:pPr>
        <w:spacing w:line="480" w:lineRule="auto"/>
        <w:rPr>
          <w:rFonts w:ascii="Arial" w:hAnsi="Arial" w:cs="Arial"/>
          <w:color w:val="222222"/>
        </w:rPr>
      </w:pPr>
    </w:p>
    <w:p w14:paraId="7DDF23DE" w14:textId="58EF764D" w:rsidR="001A112C" w:rsidRPr="009C30F3" w:rsidRDefault="001A112C" w:rsidP="001A112C">
      <w:pPr>
        <w:spacing w:line="480" w:lineRule="auto"/>
        <w:rPr>
          <w:rFonts w:ascii="Arial" w:hAnsi="Arial" w:cs="Arial"/>
          <w:b/>
          <w:bCs/>
          <w:color w:val="222222"/>
        </w:rPr>
      </w:pPr>
      <w:r w:rsidRPr="009C30F3">
        <w:rPr>
          <w:rFonts w:ascii="Arial" w:hAnsi="Arial" w:cs="Arial"/>
          <w:b/>
          <w:bCs/>
          <w:color w:val="222222"/>
        </w:rPr>
        <w:t>Acknowledgement</w:t>
      </w:r>
    </w:p>
    <w:p w14:paraId="7469968C" w14:textId="428444BA" w:rsidR="001A112C" w:rsidRPr="009C30F3" w:rsidRDefault="001A112C" w:rsidP="00283ACE">
      <w:pPr>
        <w:spacing w:line="480" w:lineRule="auto"/>
        <w:ind w:firstLine="708"/>
        <w:rPr>
          <w:rFonts w:ascii="Arial" w:hAnsi="Arial" w:cs="Arial"/>
          <w:color w:val="222222"/>
        </w:rPr>
      </w:pPr>
      <w:r w:rsidRPr="009C30F3">
        <w:rPr>
          <w:rFonts w:ascii="Arial" w:hAnsi="Arial" w:cs="Arial"/>
          <w:color w:val="222222"/>
        </w:rPr>
        <w:t xml:space="preserve">We </w:t>
      </w:r>
      <w:r w:rsidR="00283ACE" w:rsidRPr="009C30F3">
        <w:rPr>
          <w:rFonts w:ascii="Arial" w:hAnsi="Arial" w:cs="Arial"/>
          <w:color w:val="222222"/>
        </w:rPr>
        <w:t>gratefully acknowledge intellectual contributions from Dr. Daniel Kahneman, who passed away on March 27</w:t>
      </w:r>
      <w:r w:rsidR="00283ACE" w:rsidRPr="009C30F3">
        <w:rPr>
          <w:rFonts w:ascii="Arial" w:hAnsi="Arial" w:cs="Arial"/>
          <w:color w:val="222222"/>
          <w:vertAlign w:val="superscript"/>
        </w:rPr>
        <w:t>th</w:t>
      </w:r>
      <w:r w:rsidR="00283ACE" w:rsidRPr="009C30F3">
        <w:rPr>
          <w:rFonts w:ascii="Arial" w:hAnsi="Arial" w:cs="Arial"/>
          <w:color w:val="222222"/>
        </w:rPr>
        <w:t>, 2024.</w:t>
      </w:r>
      <w:r w:rsidR="00504B72">
        <w:rPr>
          <w:rFonts w:ascii="Arial" w:hAnsi="Arial" w:cs="Arial"/>
          <w:color w:val="222222"/>
        </w:rPr>
        <w:t xml:space="preserve"> </w:t>
      </w:r>
      <w:r w:rsidR="00504B72" w:rsidRPr="00504B72">
        <w:rPr>
          <w:rFonts w:ascii="Arial" w:hAnsi="Arial" w:cs="Arial"/>
          <w:color w:val="222222"/>
        </w:rPr>
        <w:t xml:space="preserve">This work was supported by grants from the NIH (RF1AG064312, RF1NS120947, R01AG073410, R01HL161253, R01NS126282, R01AG073598, R01NS131347, R01NS130119), </w:t>
      </w:r>
      <w:r w:rsidR="00C2754E" w:rsidRPr="00C2754E">
        <w:rPr>
          <w:rFonts w:ascii="Arial" w:hAnsi="Arial" w:cs="Arial"/>
          <w:color w:val="222222"/>
        </w:rPr>
        <w:t xml:space="preserve">the Veterans Affairs Office of Research and Development (I01HX003107-01A2), </w:t>
      </w:r>
      <w:r w:rsidR="00504B72" w:rsidRPr="00504B72">
        <w:rPr>
          <w:rFonts w:ascii="Arial" w:hAnsi="Arial" w:cs="Arial"/>
          <w:color w:val="222222"/>
        </w:rPr>
        <w:t>and NSF (2014431).</w:t>
      </w:r>
    </w:p>
    <w:p w14:paraId="7826179B" w14:textId="77777777" w:rsidR="00283ACE" w:rsidRDefault="00283ACE" w:rsidP="00283ACE">
      <w:pPr>
        <w:spacing w:line="480" w:lineRule="auto"/>
        <w:ind w:firstLine="708"/>
        <w:rPr>
          <w:rFonts w:ascii="Arial" w:hAnsi="Arial" w:cs="Arial"/>
          <w:color w:val="222222"/>
        </w:rPr>
      </w:pPr>
    </w:p>
    <w:p w14:paraId="0CF9F3B8" w14:textId="5E63B1E8" w:rsidR="00AD317D" w:rsidRPr="009C30F3" w:rsidRDefault="00AD317D" w:rsidP="00AD317D">
      <w:pPr>
        <w:spacing w:line="480" w:lineRule="auto"/>
        <w:rPr>
          <w:rFonts w:ascii="Arial" w:hAnsi="Arial" w:cs="Arial"/>
          <w:b/>
          <w:bCs/>
          <w:color w:val="222222"/>
        </w:rPr>
      </w:pPr>
      <w:r>
        <w:rPr>
          <w:rFonts w:ascii="Arial" w:hAnsi="Arial" w:cs="Arial"/>
          <w:b/>
          <w:bCs/>
          <w:color w:val="222222"/>
        </w:rPr>
        <w:t>Conflict of interest statement</w:t>
      </w:r>
    </w:p>
    <w:p w14:paraId="3F8FBA11" w14:textId="7403A9C3" w:rsidR="00AD317D" w:rsidRDefault="00A64613" w:rsidP="00283ACE">
      <w:pPr>
        <w:spacing w:line="480" w:lineRule="auto"/>
        <w:ind w:firstLine="708"/>
        <w:rPr>
          <w:rFonts w:ascii="Arial" w:hAnsi="Arial" w:cs="Arial"/>
          <w:color w:val="222222"/>
        </w:rPr>
      </w:pPr>
      <w:r>
        <w:rPr>
          <w:rFonts w:ascii="Arial" w:hAnsi="Arial" w:cs="Arial"/>
          <w:color w:val="222222"/>
        </w:rPr>
        <w:t xml:space="preserve">F. Nascimento serves as Associate Editor of Epileptic Disorders. S. Beniczky serves as Editor-in-Chief of Epileptic Disorders. </w:t>
      </w:r>
      <w:r w:rsidR="00AD317D">
        <w:rPr>
          <w:rFonts w:ascii="Arial" w:hAnsi="Arial" w:cs="Arial"/>
          <w:color w:val="222222"/>
        </w:rPr>
        <w:t>M. Brandon Westover</w:t>
      </w:r>
      <w:r w:rsidR="00AD317D" w:rsidRPr="00AD317D">
        <w:rPr>
          <w:rFonts w:ascii="Arial" w:hAnsi="Arial" w:cs="Arial"/>
          <w:color w:val="222222"/>
        </w:rPr>
        <w:t xml:space="preserve"> is a co-founder, scientific advisor, and consultant to Beacon </w:t>
      </w:r>
      <w:proofErr w:type="spellStart"/>
      <w:r w:rsidR="00AD317D" w:rsidRPr="00AD317D">
        <w:rPr>
          <w:rFonts w:ascii="Arial" w:hAnsi="Arial" w:cs="Arial"/>
          <w:color w:val="222222"/>
        </w:rPr>
        <w:t>Biosignals</w:t>
      </w:r>
      <w:proofErr w:type="spellEnd"/>
      <w:r w:rsidR="00AD317D" w:rsidRPr="00AD317D">
        <w:rPr>
          <w:rFonts w:ascii="Arial" w:hAnsi="Arial" w:cs="Arial"/>
          <w:color w:val="222222"/>
        </w:rPr>
        <w:t xml:space="preserve"> and has a personal equity interest in the company; the company was not involved in this work.</w:t>
      </w:r>
      <w:r w:rsidR="00AD317D">
        <w:rPr>
          <w:rFonts w:ascii="Arial" w:hAnsi="Arial" w:cs="Arial"/>
          <w:color w:val="222222"/>
        </w:rPr>
        <w:t xml:space="preserve"> The remaining authors have no conflicts of interest.</w:t>
      </w:r>
    </w:p>
    <w:p w14:paraId="28432565" w14:textId="5676A08E" w:rsidR="00AD317D" w:rsidRPr="00AD317D" w:rsidRDefault="00AD317D" w:rsidP="00AD317D">
      <w:pPr>
        <w:spacing w:line="480" w:lineRule="auto"/>
        <w:rPr>
          <w:rFonts w:ascii="Arial" w:hAnsi="Arial" w:cs="Arial"/>
          <w:b/>
          <w:bCs/>
          <w:color w:val="222222"/>
        </w:rPr>
      </w:pPr>
      <w:r w:rsidRPr="00AD317D">
        <w:rPr>
          <w:rFonts w:ascii="Arial" w:hAnsi="Arial" w:cs="Arial"/>
          <w:b/>
          <w:bCs/>
          <w:color w:val="222222"/>
        </w:rPr>
        <w:t>Ethics approval</w:t>
      </w:r>
    </w:p>
    <w:p w14:paraId="2B0415A5" w14:textId="44436868" w:rsidR="00AD317D" w:rsidRDefault="00AD317D" w:rsidP="00AD317D">
      <w:pPr>
        <w:spacing w:line="480" w:lineRule="auto"/>
        <w:rPr>
          <w:rFonts w:ascii="Arial" w:hAnsi="Arial" w:cs="Arial"/>
          <w:color w:val="222222"/>
        </w:rPr>
      </w:pPr>
      <w:r>
        <w:rPr>
          <w:rFonts w:ascii="Arial" w:hAnsi="Arial" w:cs="Arial"/>
          <w:color w:val="222222"/>
        </w:rPr>
        <w:tab/>
        <w:t>We confirm that we have read the Journal’s position on issues involved in ethical publication and affirm that this report is consistent with those guidelines.</w:t>
      </w:r>
    </w:p>
    <w:p w14:paraId="5F0E9387" w14:textId="77777777" w:rsidR="00AD317D" w:rsidRPr="009C30F3" w:rsidRDefault="00AD317D" w:rsidP="00283ACE">
      <w:pPr>
        <w:spacing w:line="480" w:lineRule="auto"/>
        <w:ind w:firstLine="708"/>
        <w:rPr>
          <w:rFonts w:ascii="Arial" w:hAnsi="Arial" w:cs="Arial"/>
          <w:color w:val="222222"/>
        </w:rPr>
      </w:pPr>
    </w:p>
    <w:p w14:paraId="501E0C39" w14:textId="3BF82D72" w:rsidR="001A112C" w:rsidRPr="009C30F3" w:rsidRDefault="00E5189A" w:rsidP="001A112C">
      <w:pPr>
        <w:spacing w:line="480" w:lineRule="auto"/>
        <w:rPr>
          <w:rFonts w:ascii="Arial" w:hAnsi="Arial" w:cs="Arial"/>
          <w:b/>
          <w:bCs/>
          <w:color w:val="222222"/>
        </w:rPr>
      </w:pPr>
      <w:r w:rsidRPr="009C30F3">
        <w:rPr>
          <w:rFonts w:ascii="Arial" w:hAnsi="Arial" w:cs="Arial"/>
          <w:b/>
          <w:bCs/>
          <w:color w:val="222222"/>
        </w:rPr>
        <w:t>Figure legends</w:t>
      </w:r>
    </w:p>
    <w:p w14:paraId="2384C1BA" w14:textId="77777777" w:rsidR="0031583E" w:rsidRPr="0031583E" w:rsidRDefault="0031583E" w:rsidP="0031583E">
      <w:pPr>
        <w:spacing w:line="480" w:lineRule="auto"/>
        <w:rPr>
          <w:ins w:id="172" w:author="Westover, M Brandon (HMFP - Neurology)" w:date="2026-01-01T08:42:00Z" w16du:dateUtc="2026-01-01T16:42:00Z"/>
          <w:rFonts w:ascii="Arial" w:hAnsi="Arial" w:cs="Arial"/>
          <w:color w:val="222222"/>
          <w:rPrChange w:id="173" w:author="Westover, M Brandon (HMFP - Neurology)" w:date="2026-01-01T08:42:00Z" w16du:dateUtc="2026-01-01T16:42:00Z">
            <w:rPr>
              <w:ins w:id="174" w:author="Westover, M Brandon (HMFP - Neurology)" w:date="2026-01-01T08:42:00Z" w16du:dateUtc="2026-01-01T16:42:00Z"/>
              <w:rFonts w:ascii="Arial" w:hAnsi="Arial" w:cs="Arial"/>
              <w:b/>
              <w:bCs/>
              <w:color w:val="222222"/>
            </w:rPr>
          </w:rPrChange>
        </w:rPr>
      </w:pPr>
      <w:ins w:id="175" w:author="Westover, M Brandon (HMFP - Neurology)" w:date="2026-01-01T08:42:00Z" w16du:dateUtc="2026-01-01T16:42:00Z">
        <w:r w:rsidRPr="0031583E">
          <w:rPr>
            <w:rFonts w:ascii="Arial" w:hAnsi="Arial" w:cs="Arial"/>
            <w:b/>
            <w:bCs/>
            <w:color w:val="222222"/>
          </w:rPr>
          <w:lastRenderedPageBreak/>
          <w:t xml:space="preserve">Figure 1. Expert response data. </w:t>
        </w:r>
        <w:r w:rsidRPr="0031583E">
          <w:rPr>
            <w:rFonts w:ascii="Arial" w:hAnsi="Arial" w:cs="Arial"/>
            <w:color w:val="222222"/>
            <w:rPrChange w:id="176" w:author="Westover, M Brandon (HMFP - Neurology)" w:date="2026-01-01T08:42:00Z" w16du:dateUtc="2026-01-01T16:42:00Z">
              <w:rPr>
                <w:rFonts w:ascii="Arial" w:hAnsi="Arial" w:cs="Arial"/>
                <w:b/>
                <w:bCs/>
                <w:color w:val="222222"/>
              </w:rPr>
            </w:rPrChange>
          </w:rPr>
          <w:t>Twenty experts independently reviewed 50 case vignettes on two different occasions, at least 30 days apart (occasion 1, left; occasion 2, right). After reading the vignette, experts were asked Question 1: “Based on the clinical data, what is the likelihood this patient has epilepsy?” Answer options were: (1) No — “Low enough to conclude that this patient does not have epilepsy and an antiseizure drug should not be started”; (2) Yes — “High enough to conclude that this patient has epilepsy and an antiseizure drug should be started”; and (3) Unsure — “Intermediate, thus requiring further testing: neuroimaging and EEG.”</w:t>
        </w:r>
      </w:ins>
    </w:p>
    <w:p w14:paraId="3708C52D" w14:textId="77777777" w:rsidR="0031583E" w:rsidRPr="0031583E" w:rsidRDefault="0031583E" w:rsidP="0031583E">
      <w:pPr>
        <w:spacing w:line="480" w:lineRule="auto"/>
        <w:rPr>
          <w:ins w:id="177" w:author="Westover, M Brandon (HMFP - Neurology)" w:date="2026-01-01T08:42:00Z" w16du:dateUtc="2026-01-01T16:42:00Z"/>
          <w:rFonts w:ascii="Arial" w:hAnsi="Arial" w:cs="Arial"/>
          <w:color w:val="222222"/>
          <w:rPrChange w:id="178" w:author="Westover, M Brandon (HMFP - Neurology)" w:date="2026-01-01T08:42:00Z" w16du:dateUtc="2026-01-01T16:42:00Z">
            <w:rPr>
              <w:ins w:id="179" w:author="Westover, M Brandon (HMFP - Neurology)" w:date="2026-01-01T08:42:00Z" w16du:dateUtc="2026-01-01T16:42:00Z"/>
              <w:rFonts w:ascii="Arial" w:hAnsi="Arial" w:cs="Arial"/>
              <w:b/>
              <w:bCs/>
              <w:color w:val="222222"/>
            </w:rPr>
          </w:rPrChange>
        </w:rPr>
      </w:pPr>
      <w:ins w:id="180" w:author="Westover, M Brandon (HMFP - Neurology)" w:date="2026-01-01T08:42:00Z" w16du:dateUtc="2026-01-01T16:42:00Z">
        <w:r w:rsidRPr="0031583E">
          <w:rPr>
            <w:rFonts w:ascii="Arial" w:hAnsi="Arial" w:cs="Arial"/>
            <w:color w:val="222222"/>
            <w:rPrChange w:id="181" w:author="Westover, M Brandon (HMFP - Neurology)" w:date="2026-01-01T08:42:00Z" w16du:dateUtc="2026-01-01T16:42:00Z">
              <w:rPr>
                <w:rFonts w:ascii="Arial" w:hAnsi="Arial" w:cs="Arial"/>
                <w:b/>
                <w:bCs/>
                <w:color w:val="222222"/>
              </w:rPr>
            </w:rPrChange>
          </w:rPr>
          <w:t>Answers to Question 1 are indicated in the upper heatmap as shaded dots: black (“no”), white (“yes”), and gray (“unsure”). The 20 rows of the heatmaps correspond to the 20 experts, and the 50 columns to the 50 cases.</w:t>
        </w:r>
      </w:ins>
    </w:p>
    <w:p w14:paraId="6681298F" w14:textId="77777777" w:rsidR="0031583E" w:rsidRPr="0031583E" w:rsidRDefault="0031583E" w:rsidP="0031583E">
      <w:pPr>
        <w:spacing w:line="480" w:lineRule="auto"/>
        <w:rPr>
          <w:ins w:id="182" w:author="Westover, M Brandon (HMFP - Neurology)" w:date="2026-01-01T08:42:00Z" w16du:dateUtc="2026-01-01T16:42:00Z"/>
          <w:rFonts w:ascii="Arial" w:hAnsi="Arial" w:cs="Arial"/>
          <w:color w:val="222222"/>
          <w:rPrChange w:id="183" w:author="Westover, M Brandon (HMFP - Neurology)" w:date="2026-01-01T08:42:00Z" w16du:dateUtc="2026-01-01T16:42:00Z">
            <w:rPr>
              <w:ins w:id="184" w:author="Westover, M Brandon (HMFP - Neurology)" w:date="2026-01-01T08:42:00Z" w16du:dateUtc="2026-01-01T16:42:00Z"/>
              <w:rFonts w:ascii="Arial" w:hAnsi="Arial" w:cs="Arial"/>
              <w:b/>
              <w:bCs/>
              <w:color w:val="222222"/>
            </w:rPr>
          </w:rPrChange>
        </w:rPr>
      </w:pPr>
      <w:ins w:id="185" w:author="Westover, M Brandon (HMFP - Neurology)" w:date="2026-01-01T08:42:00Z" w16du:dateUtc="2026-01-01T16:42:00Z">
        <w:r w:rsidRPr="0031583E">
          <w:rPr>
            <w:rFonts w:ascii="Arial" w:hAnsi="Arial" w:cs="Arial"/>
            <w:color w:val="222222"/>
            <w:rPrChange w:id="186" w:author="Westover, M Brandon (HMFP - Neurology)" w:date="2026-01-01T08:42:00Z" w16du:dateUtc="2026-01-01T16:42:00Z">
              <w:rPr>
                <w:rFonts w:ascii="Arial" w:hAnsi="Arial" w:cs="Arial"/>
                <w:b/>
                <w:bCs/>
                <w:color w:val="222222"/>
              </w:rPr>
            </w:rPrChange>
          </w:rPr>
          <w:t>In cases where the expert answered “unsure,” EEG and neuroimaging (if available) data were provided and the expert was asked Question 2: “Based on the clinical data, EEG, and neuroimaging (if available), do you think this patient has epilepsy?” (yes/no). The Question 2 panel displays the final diagnosis for each expert–case assessment. When Question 2 was not asked (because Question 1 was answered Low or High), the final diagnosis shown is the Question 1 decision; when Question 2 was asked, the final diagnosis shown is the Question 2 decision. Answer choices at this stage were limited to “yes” and “no.”</w:t>
        </w:r>
      </w:ins>
    </w:p>
    <w:p w14:paraId="35D842CC" w14:textId="42C7CBE1" w:rsidR="00FD649E" w:rsidRPr="0031583E" w:rsidRDefault="0031583E" w:rsidP="0031583E">
      <w:pPr>
        <w:spacing w:line="480" w:lineRule="auto"/>
        <w:rPr>
          <w:rFonts w:ascii="Arial" w:hAnsi="Arial" w:cs="Arial"/>
          <w:color w:val="222222"/>
        </w:rPr>
      </w:pPr>
      <w:ins w:id="187" w:author="Westover, M Brandon (HMFP - Neurology)" w:date="2026-01-01T08:42:00Z" w16du:dateUtc="2026-01-01T16:42:00Z">
        <w:r w:rsidRPr="0031583E">
          <w:rPr>
            <w:rFonts w:ascii="Arial" w:hAnsi="Arial" w:cs="Arial"/>
            <w:color w:val="222222"/>
            <w:rPrChange w:id="188" w:author="Westover, M Brandon (HMFP - Neurology)" w:date="2026-01-01T08:42:00Z" w16du:dateUtc="2026-01-01T16:42:00Z">
              <w:rPr>
                <w:rFonts w:ascii="Arial" w:hAnsi="Arial" w:cs="Arial"/>
                <w:b/>
                <w:bCs/>
                <w:color w:val="222222"/>
              </w:rPr>
            </w:rPrChange>
          </w:rPr>
          <w:t xml:space="preserve">Differences between answers to the same case from the same expert on the two occasions are shown in the right-hand panel, with black dots indicating that the </w:t>
        </w:r>
        <w:r w:rsidRPr="0031583E">
          <w:rPr>
            <w:rFonts w:ascii="Arial" w:hAnsi="Arial" w:cs="Arial"/>
            <w:color w:val="222222"/>
            <w:rPrChange w:id="189" w:author="Westover, M Brandon (HMFP - Neurology)" w:date="2026-01-01T08:42:00Z" w16du:dateUtc="2026-01-01T16:42:00Z">
              <w:rPr>
                <w:rFonts w:ascii="Arial" w:hAnsi="Arial" w:cs="Arial"/>
                <w:b/>
                <w:bCs/>
                <w:color w:val="222222"/>
              </w:rPr>
            </w:rPrChange>
          </w:rPr>
          <w:lastRenderedPageBreak/>
          <w:t>answer given on occasion 1 differed from that on occasion 2. Rows are sorted by experts’ tendency to answer “yes,” and columns by the tendency of cases to receive “yes” votes across the entire group of experts</w:t>
        </w:r>
      </w:ins>
      <w:del w:id="190" w:author="Westover, M Brandon (HMFP - Neurology)" w:date="2026-01-01T08:42:00Z" w16du:dateUtc="2026-01-01T16:42:00Z">
        <w:r w:rsidR="00FD649E" w:rsidRPr="0031583E" w:rsidDel="0031583E">
          <w:rPr>
            <w:rFonts w:ascii="Arial" w:hAnsi="Arial" w:cs="Arial"/>
            <w:color w:val="222222"/>
            <w:rPrChange w:id="191" w:author="Westover, M Brandon (HMFP - Neurology)" w:date="2026-01-01T08:42:00Z" w16du:dateUtc="2026-01-01T16:42:00Z">
              <w:rPr>
                <w:rFonts w:ascii="Arial" w:hAnsi="Arial" w:cs="Arial"/>
                <w:b/>
                <w:bCs/>
                <w:color w:val="222222"/>
              </w:rPr>
            </w:rPrChange>
          </w:rPr>
          <w:delText>Figure 1. Expert response data.</w:delText>
        </w:r>
        <w:r w:rsidR="00FD649E" w:rsidRPr="0031583E" w:rsidDel="0031583E">
          <w:rPr>
            <w:rFonts w:ascii="Arial" w:hAnsi="Arial" w:cs="Arial"/>
            <w:color w:val="222222"/>
          </w:rPr>
          <w:delText xml:space="preserve"> Twenty experts independently reviewed 50 case vignettes on two different </w:delText>
        </w:r>
        <w:r w:rsidR="00FD649E" w:rsidRPr="0031583E" w:rsidDel="0031583E">
          <w:rPr>
            <w:rFonts w:ascii="Arial" w:hAnsi="Arial" w:cs="Arial"/>
            <w:i/>
            <w:iCs/>
            <w:color w:val="222222"/>
          </w:rPr>
          <w:delText>occasions</w:delText>
        </w:r>
        <w:r w:rsidR="00FD649E" w:rsidRPr="0031583E" w:rsidDel="0031583E">
          <w:rPr>
            <w:rFonts w:ascii="Arial" w:hAnsi="Arial" w:cs="Arial"/>
            <w:color w:val="222222"/>
          </w:rPr>
          <w:delText xml:space="preserve">, </w:delText>
        </w:r>
        <w:r w:rsidR="00D80620" w:rsidRPr="0031583E" w:rsidDel="0031583E">
          <w:rPr>
            <w:rFonts w:ascii="Arial" w:hAnsi="Arial" w:cs="Arial"/>
            <w:color w:val="222222"/>
          </w:rPr>
          <w:delText>at least 30 days</w:delText>
        </w:r>
        <w:r w:rsidR="00FD649E" w:rsidRPr="0031583E" w:rsidDel="0031583E">
          <w:rPr>
            <w:rFonts w:ascii="Arial" w:hAnsi="Arial" w:cs="Arial"/>
            <w:color w:val="222222"/>
          </w:rPr>
          <w:delText xml:space="preserve"> apart (</w:delText>
        </w:r>
        <w:r w:rsidR="00FD649E" w:rsidRPr="0031583E" w:rsidDel="0031583E">
          <w:rPr>
            <w:rFonts w:ascii="Arial" w:hAnsi="Arial" w:cs="Arial"/>
            <w:i/>
            <w:iCs/>
            <w:color w:val="222222"/>
          </w:rPr>
          <w:delText>occasion 1</w:delText>
        </w:r>
        <w:r w:rsidR="00FD649E" w:rsidRPr="0031583E" w:rsidDel="0031583E">
          <w:rPr>
            <w:rFonts w:ascii="Arial" w:hAnsi="Arial" w:cs="Arial"/>
            <w:color w:val="222222"/>
          </w:rPr>
          <w:delText xml:space="preserve">, left; </w:delText>
        </w:r>
        <w:r w:rsidR="00FD649E" w:rsidRPr="0031583E" w:rsidDel="0031583E">
          <w:rPr>
            <w:rFonts w:ascii="Arial" w:hAnsi="Arial" w:cs="Arial"/>
            <w:i/>
            <w:iCs/>
            <w:color w:val="222222"/>
          </w:rPr>
          <w:delText>occasion 2</w:delText>
        </w:r>
        <w:r w:rsidR="00FD649E" w:rsidRPr="0031583E" w:rsidDel="0031583E">
          <w:rPr>
            <w:rFonts w:ascii="Arial" w:hAnsi="Arial" w:cs="Arial"/>
            <w:color w:val="222222"/>
          </w:rPr>
          <w:delText xml:space="preserve">, right). After reading the vignette, experts were asked </w:delText>
        </w:r>
        <w:r w:rsidR="00FD649E" w:rsidRPr="0031583E" w:rsidDel="0031583E">
          <w:rPr>
            <w:rFonts w:ascii="Arial" w:hAnsi="Arial" w:cs="Arial"/>
            <w:i/>
            <w:iCs/>
            <w:color w:val="222222"/>
          </w:rPr>
          <w:delText>question 1</w:delText>
        </w:r>
        <w:r w:rsidR="00FD649E" w:rsidRPr="0031583E" w:rsidDel="0031583E">
          <w:rPr>
            <w:rFonts w:ascii="Arial" w:hAnsi="Arial" w:cs="Arial"/>
            <w:color w:val="222222"/>
          </w:rPr>
          <w:delText xml:space="preserve">: “Based on the clinical data, what is the likelihood this patient has epilepsy?”. Answer options were (1) No: “Low enough to conclude that this patient does not have epilepsy and an antiseizure drug should not be started; (2) Yes: “High enough to conclude that this patient has epilepsy and an antiseizure drug should be started”; and (3) Unsure: “Intermediate thus requiring further testing: neuroimaging and EEG. Answers are indicated in the upper heatmap as shaded dots: black (“no”), white (“yes”), gray (“unsure”). The 20 rows of the heatmaps correspond to the 20 experts, and the 50 columns to the 50 cases. </w:delText>
        </w:r>
      </w:del>
      <w:ins w:id="192" w:author="Westover, M Brandon (HMFP - Neurology)" w:date="2026-01-01T08:40:00Z" w16du:dateUtc="2026-01-01T16:40:00Z">
        <w:r w:rsidRPr="0031583E">
          <w:rPr>
            <w:rFonts w:ascii="Arial" w:hAnsi="Arial" w:cs="Arial"/>
            <w:color w:val="222222"/>
          </w:rPr>
          <w:t>.</w:t>
        </w:r>
      </w:ins>
      <w:del w:id="193" w:author="Westover, M Brandon (HMFP - Neurology)" w:date="2026-01-01T08:37:00Z" w16du:dateUtc="2026-01-01T16:37:00Z">
        <w:r w:rsidR="00FD649E" w:rsidRPr="0031583E" w:rsidDel="0031583E">
          <w:rPr>
            <w:rFonts w:ascii="Arial" w:hAnsi="Arial" w:cs="Arial"/>
            <w:color w:val="222222"/>
          </w:rPr>
          <w:delText>In cases where the expert answered “unsure”, EEG</w:delText>
        </w:r>
        <w:r w:rsidR="00D80620" w:rsidRPr="0031583E" w:rsidDel="0031583E">
          <w:rPr>
            <w:rFonts w:ascii="Arial" w:hAnsi="Arial" w:cs="Arial"/>
            <w:color w:val="222222"/>
          </w:rPr>
          <w:delText xml:space="preserve"> and neuroimaging (if available)</w:delText>
        </w:r>
        <w:r w:rsidR="00FD649E" w:rsidRPr="0031583E" w:rsidDel="0031583E">
          <w:rPr>
            <w:rFonts w:ascii="Arial" w:hAnsi="Arial" w:cs="Arial"/>
            <w:color w:val="222222"/>
          </w:rPr>
          <w:delText xml:space="preserve"> data were provided, and the expert was asked </w:delText>
        </w:r>
        <w:r w:rsidR="00FD649E" w:rsidRPr="0031583E" w:rsidDel="0031583E">
          <w:rPr>
            <w:rFonts w:ascii="Arial" w:hAnsi="Arial" w:cs="Arial"/>
            <w:i/>
            <w:iCs/>
            <w:color w:val="222222"/>
          </w:rPr>
          <w:delText>question 2</w:delText>
        </w:r>
        <w:r w:rsidR="00FD649E" w:rsidRPr="0031583E" w:rsidDel="0031583E">
          <w:rPr>
            <w:rFonts w:ascii="Arial" w:hAnsi="Arial" w:cs="Arial"/>
            <w:color w:val="222222"/>
          </w:rPr>
          <w:delText xml:space="preserve">: “Based on the clinical data, </w:delText>
        </w:r>
        <w:r w:rsidR="00D80620" w:rsidRPr="0031583E" w:rsidDel="0031583E">
          <w:rPr>
            <w:rFonts w:ascii="Arial" w:hAnsi="Arial" w:cs="Arial"/>
            <w:color w:val="222222"/>
          </w:rPr>
          <w:delText xml:space="preserve">EEG, and </w:delText>
        </w:r>
        <w:r w:rsidR="00FD649E" w:rsidRPr="0031583E" w:rsidDel="0031583E">
          <w:rPr>
            <w:rFonts w:ascii="Arial" w:hAnsi="Arial" w:cs="Arial"/>
            <w:color w:val="222222"/>
          </w:rPr>
          <w:delText>neuroimaging</w:delText>
        </w:r>
        <w:r w:rsidR="00D80620" w:rsidRPr="0031583E" w:rsidDel="0031583E">
          <w:rPr>
            <w:rFonts w:ascii="Arial" w:hAnsi="Arial" w:cs="Arial"/>
            <w:color w:val="222222"/>
          </w:rPr>
          <w:delText xml:space="preserve"> (if available)</w:delText>
        </w:r>
        <w:r w:rsidR="00FD649E" w:rsidRPr="0031583E" w:rsidDel="0031583E">
          <w:rPr>
            <w:rFonts w:ascii="Arial" w:hAnsi="Arial" w:cs="Arial"/>
            <w:color w:val="222222"/>
          </w:rPr>
          <w:delText xml:space="preserve">, do you think this patient has epilepsy?”. </w:delText>
        </w:r>
      </w:del>
      <w:del w:id="194" w:author="Westover, M Brandon (HMFP - Neurology)" w:date="2026-01-01T08:40:00Z" w16du:dateUtc="2026-01-01T16:40:00Z">
        <w:r w:rsidR="00FD649E" w:rsidRPr="0031583E" w:rsidDel="0031583E">
          <w:rPr>
            <w:rFonts w:ascii="Arial" w:hAnsi="Arial" w:cs="Arial"/>
            <w:color w:val="222222"/>
          </w:rPr>
          <w:delText xml:space="preserve">Answer choices </w:delText>
        </w:r>
      </w:del>
      <w:del w:id="195" w:author="Westover, M Brandon (HMFP - Neurology)" w:date="2026-01-01T08:38:00Z" w16du:dateUtc="2026-01-01T16:38:00Z">
        <w:r w:rsidR="00FD649E" w:rsidRPr="0031583E" w:rsidDel="0031583E">
          <w:rPr>
            <w:rFonts w:ascii="Arial" w:hAnsi="Arial" w:cs="Arial"/>
            <w:color w:val="222222"/>
          </w:rPr>
          <w:delText xml:space="preserve">this time </w:delText>
        </w:r>
      </w:del>
      <w:del w:id="196" w:author="Westover, M Brandon (HMFP - Neurology)" w:date="2026-01-01T08:40:00Z" w16du:dateUtc="2026-01-01T16:40:00Z">
        <w:r w:rsidR="00FD649E" w:rsidRPr="0031583E" w:rsidDel="0031583E">
          <w:rPr>
            <w:rFonts w:ascii="Arial" w:hAnsi="Arial" w:cs="Arial"/>
            <w:color w:val="222222"/>
          </w:rPr>
          <w:delText xml:space="preserve">were limited to “yes” and “no”. Differences between answers to the same case / question from the same expert on the two </w:delText>
        </w:r>
        <w:r w:rsidR="00FD649E" w:rsidRPr="0031583E" w:rsidDel="0031583E">
          <w:rPr>
            <w:rFonts w:ascii="Arial" w:hAnsi="Arial" w:cs="Arial"/>
            <w:i/>
            <w:iCs/>
            <w:color w:val="222222"/>
          </w:rPr>
          <w:delText>occasions</w:delText>
        </w:r>
        <w:r w:rsidR="00FD649E" w:rsidRPr="0031583E" w:rsidDel="0031583E">
          <w:rPr>
            <w:rFonts w:ascii="Arial" w:hAnsi="Arial" w:cs="Arial"/>
            <w:color w:val="222222"/>
          </w:rPr>
          <w:delText xml:space="preserve"> are shown in the right-hand panel, with </w:delText>
        </w:r>
        <w:r w:rsidR="00F00BDE" w:rsidRPr="0031583E" w:rsidDel="0031583E">
          <w:rPr>
            <w:rFonts w:ascii="Arial" w:hAnsi="Arial" w:cs="Arial"/>
            <w:color w:val="222222"/>
          </w:rPr>
          <w:delText>black</w:delText>
        </w:r>
        <w:r w:rsidR="00FD649E" w:rsidRPr="0031583E" w:rsidDel="0031583E">
          <w:rPr>
            <w:rFonts w:ascii="Arial" w:hAnsi="Arial" w:cs="Arial"/>
            <w:color w:val="222222"/>
          </w:rPr>
          <w:delText xml:space="preserve"> dots indicating that the answer given on </w:delText>
        </w:r>
        <w:r w:rsidR="00FD649E" w:rsidRPr="0031583E" w:rsidDel="0031583E">
          <w:rPr>
            <w:rFonts w:ascii="Arial" w:hAnsi="Arial" w:cs="Arial"/>
            <w:i/>
            <w:iCs/>
            <w:color w:val="222222"/>
          </w:rPr>
          <w:delText>occasion 1</w:delText>
        </w:r>
        <w:r w:rsidR="00FD649E" w:rsidRPr="0031583E" w:rsidDel="0031583E">
          <w:rPr>
            <w:rFonts w:ascii="Arial" w:hAnsi="Arial" w:cs="Arial"/>
            <w:color w:val="222222"/>
          </w:rPr>
          <w:delText xml:space="preserve"> differed from that on </w:delText>
        </w:r>
        <w:r w:rsidR="00FD649E" w:rsidRPr="0031583E" w:rsidDel="0031583E">
          <w:rPr>
            <w:rFonts w:ascii="Arial" w:hAnsi="Arial" w:cs="Arial"/>
            <w:i/>
            <w:iCs/>
            <w:color w:val="222222"/>
          </w:rPr>
          <w:delText>occasion 2</w:delText>
        </w:r>
        <w:r w:rsidR="00FD649E" w:rsidRPr="0031583E" w:rsidDel="0031583E">
          <w:rPr>
            <w:rFonts w:ascii="Arial" w:hAnsi="Arial" w:cs="Arial"/>
            <w:color w:val="222222"/>
          </w:rPr>
          <w:delText xml:space="preserve">. Note that rows are sorted by experts’ tendency to answer “yes”, and columns by the tendency of cases to receive “yes” votes by the entire group of experts. </w:delText>
        </w:r>
      </w:del>
    </w:p>
    <w:p w14:paraId="7F5F8F0D" w14:textId="77777777" w:rsidR="00580D4F" w:rsidRPr="009C30F3" w:rsidRDefault="00580D4F" w:rsidP="00FD649E">
      <w:pPr>
        <w:spacing w:line="480" w:lineRule="auto"/>
        <w:rPr>
          <w:rFonts w:ascii="Arial" w:hAnsi="Arial" w:cs="Arial"/>
          <w:color w:val="222222"/>
        </w:rPr>
      </w:pPr>
    </w:p>
    <w:p w14:paraId="7A8CF22E" w14:textId="29376B96" w:rsidR="00580D4F" w:rsidRPr="009C30F3" w:rsidRDefault="00580D4F" w:rsidP="00FD649E">
      <w:pPr>
        <w:spacing w:line="480" w:lineRule="auto"/>
        <w:rPr>
          <w:rFonts w:ascii="Arial" w:hAnsi="Arial" w:cs="Arial"/>
          <w:color w:val="222222"/>
        </w:rPr>
      </w:pPr>
      <w:r w:rsidRPr="009C30F3">
        <w:rPr>
          <w:rFonts w:ascii="Arial" w:hAnsi="Arial" w:cs="Arial"/>
          <w:b/>
          <w:bCs/>
          <w:color w:val="222222"/>
        </w:rPr>
        <w:t xml:space="preserve">Figure 2. Expert agreement vs case difficulty. </w:t>
      </w:r>
      <w:r w:rsidRPr="009C30F3">
        <w:rPr>
          <w:rFonts w:ascii="Arial" w:hAnsi="Arial" w:cs="Arial"/>
          <w:color w:val="222222"/>
        </w:rPr>
        <w:t xml:space="preserve">The panels show the percentage of experts answering “yes” to </w:t>
      </w:r>
      <w:r w:rsidRPr="009C30F3">
        <w:rPr>
          <w:rFonts w:ascii="Arial" w:hAnsi="Arial" w:cs="Arial"/>
          <w:i/>
          <w:iCs/>
          <w:color w:val="222222"/>
        </w:rPr>
        <w:t>question 1</w:t>
      </w:r>
      <w:r w:rsidRPr="009C30F3">
        <w:rPr>
          <w:rFonts w:ascii="Arial" w:hAnsi="Arial" w:cs="Arial"/>
          <w:color w:val="222222"/>
        </w:rPr>
        <w:t xml:space="preserve"> (A) and to </w:t>
      </w:r>
      <w:r w:rsidRPr="009C30F3">
        <w:rPr>
          <w:rFonts w:ascii="Arial" w:hAnsi="Arial" w:cs="Arial"/>
          <w:i/>
          <w:iCs/>
          <w:color w:val="222222"/>
        </w:rPr>
        <w:t>question 2</w:t>
      </w:r>
      <w:r w:rsidRPr="009C30F3">
        <w:rPr>
          <w:rFonts w:ascii="Arial" w:hAnsi="Arial" w:cs="Arial"/>
          <w:color w:val="222222"/>
        </w:rPr>
        <w:t xml:space="preserve"> (B), and the percent agreement (regardless of whether the answer is yes vs</w:t>
      </w:r>
      <w:r w:rsidR="00157EBB" w:rsidRPr="009C30F3">
        <w:rPr>
          <w:rFonts w:ascii="Arial" w:hAnsi="Arial" w:cs="Arial"/>
          <w:color w:val="222222"/>
        </w:rPr>
        <w:t>.</w:t>
      </w:r>
      <w:r w:rsidRPr="009C30F3">
        <w:rPr>
          <w:rFonts w:ascii="Arial" w:hAnsi="Arial" w:cs="Arial"/>
          <w:color w:val="222222"/>
        </w:rPr>
        <w:t xml:space="preserve"> not yes) for </w:t>
      </w:r>
      <w:r w:rsidRPr="009C30F3">
        <w:rPr>
          <w:rFonts w:ascii="Arial" w:hAnsi="Arial" w:cs="Arial"/>
          <w:i/>
          <w:iCs/>
          <w:color w:val="222222"/>
        </w:rPr>
        <w:t>question 1</w:t>
      </w:r>
      <w:r w:rsidRPr="009C30F3">
        <w:rPr>
          <w:rFonts w:ascii="Arial" w:hAnsi="Arial" w:cs="Arial"/>
          <w:color w:val="222222"/>
        </w:rPr>
        <w:t xml:space="preserve"> (C) and </w:t>
      </w:r>
      <w:r w:rsidRPr="009C30F3">
        <w:rPr>
          <w:rFonts w:ascii="Arial" w:hAnsi="Arial" w:cs="Arial"/>
          <w:i/>
          <w:iCs/>
          <w:color w:val="222222"/>
        </w:rPr>
        <w:t>question 2</w:t>
      </w:r>
      <w:r w:rsidRPr="009C30F3">
        <w:rPr>
          <w:rFonts w:ascii="Arial" w:hAnsi="Arial" w:cs="Arial"/>
          <w:color w:val="222222"/>
        </w:rPr>
        <w:t xml:space="preserve"> (D). </w:t>
      </w:r>
      <w:r w:rsidR="00A003D0" w:rsidRPr="009C30F3">
        <w:rPr>
          <w:rFonts w:ascii="Arial" w:hAnsi="Arial" w:cs="Arial"/>
          <w:color w:val="222222"/>
        </w:rPr>
        <w:t>Note that signal strength ranges from -4 to +4</w:t>
      </w:r>
      <w:r w:rsidR="005076D6" w:rsidRPr="009C30F3">
        <w:rPr>
          <w:rFonts w:ascii="Arial" w:hAnsi="Arial" w:cs="Arial"/>
          <w:color w:val="222222"/>
        </w:rPr>
        <w:t>; magnitudes closest to zero represent difficult cases whereas magnitudes closest to -4 or +4 represent easy non-epilepsy and easy epilepsy cases, respectively.</w:t>
      </w:r>
    </w:p>
    <w:p w14:paraId="724FB675" w14:textId="77777777" w:rsidR="000308D0" w:rsidRPr="009C30F3" w:rsidRDefault="000308D0" w:rsidP="00FD649E">
      <w:pPr>
        <w:spacing w:line="480" w:lineRule="auto"/>
        <w:rPr>
          <w:rFonts w:ascii="Arial" w:hAnsi="Arial" w:cs="Arial"/>
          <w:color w:val="222222"/>
        </w:rPr>
      </w:pPr>
    </w:p>
    <w:p w14:paraId="448752B1" w14:textId="5F3C7ECA" w:rsidR="00FD649E" w:rsidRDefault="00FD649E" w:rsidP="00FD649E">
      <w:pPr>
        <w:spacing w:line="480" w:lineRule="auto"/>
        <w:rPr>
          <w:rFonts w:ascii="Arial" w:hAnsi="Arial" w:cs="Arial"/>
          <w:color w:val="222222"/>
        </w:rPr>
      </w:pPr>
      <w:r w:rsidRPr="009C30F3">
        <w:rPr>
          <w:rFonts w:ascii="Arial" w:hAnsi="Arial" w:cs="Arial"/>
          <w:b/>
          <w:bCs/>
          <w:color w:val="222222"/>
        </w:rPr>
        <w:t xml:space="preserve">Figure </w:t>
      </w:r>
      <w:r w:rsidR="00580D4F" w:rsidRPr="009C30F3">
        <w:rPr>
          <w:rFonts w:ascii="Arial" w:hAnsi="Arial" w:cs="Arial"/>
          <w:b/>
          <w:bCs/>
          <w:color w:val="222222"/>
        </w:rPr>
        <w:t>3</w:t>
      </w:r>
      <w:r w:rsidRPr="009C30F3">
        <w:rPr>
          <w:rFonts w:ascii="Arial" w:hAnsi="Arial" w:cs="Arial"/>
          <w:b/>
          <w:bCs/>
          <w:color w:val="222222"/>
        </w:rPr>
        <w:t>. Noise decomposition: quantitative summary.</w:t>
      </w:r>
      <w:r w:rsidRPr="009C30F3">
        <w:rPr>
          <w:rFonts w:ascii="Arial" w:hAnsi="Arial" w:cs="Arial"/>
          <w:color w:val="222222"/>
        </w:rPr>
        <w:t xml:space="preserve"> Noise decomposition results are shown for </w:t>
      </w:r>
      <w:r w:rsidRPr="009C30F3">
        <w:rPr>
          <w:rFonts w:ascii="Arial" w:hAnsi="Arial" w:cs="Arial"/>
          <w:i/>
          <w:iCs/>
          <w:color w:val="222222"/>
        </w:rPr>
        <w:t>question 1</w:t>
      </w:r>
      <w:r w:rsidRPr="009C30F3">
        <w:rPr>
          <w:rFonts w:ascii="Arial" w:hAnsi="Arial" w:cs="Arial"/>
          <w:color w:val="222222"/>
        </w:rPr>
        <w:t xml:space="preserve"> (left), the decision of whether EEG </w:t>
      </w:r>
      <w:r w:rsidR="00D80620" w:rsidRPr="009C30F3">
        <w:rPr>
          <w:rFonts w:ascii="Arial" w:hAnsi="Arial" w:cs="Arial"/>
          <w:color w:val="222222"/>
        </w:rPr>
        <w:t xml:space="preserve">and neuroimaging (if available) </w:t>
      </w:r>
      <w:r w:rsidRPr="009C30F3">
        <w:rPr>
          <w:rFonts w:ascii="Arial" w:hAnsi="Arial" w:cs="Arial"/>
          <w:color w:val="222222"/>
        </w:rPr>
        <w:t xml:space="preserve">data was required (middle), and for </w:t>
      </w:r>
      <w:r w:rsidRPr="009C30F3">
        <w:rPr>
          <w:rFonts w:ascii="Arial" w:hAnsi="Arial" w:cs="Arial"/>
          <w:i/>
          <w:iCs/>
          <w:color w:val="222222"/>
        </w:rPr>
        <w:t>question 2</w:t>
      </w:r>
      <w:r w:rsidRPr="009C30F3">
        <w:rPr>
          <w:rFonts w:ascii="Arial" w:hAnsi="Arial" w:cs="Arial"/>
          <w:color w:val="222222"/>
        </w:rPr>
        <w:t xml:space="preserve"> (right). Noise is quantified by fitting normal distributions to the raw data from </w:t>
      </w:r>
      <w:r w:rsidRPr="00AE35EA">
        <w:rPr>
          <w:rFonts w:ascii="Arial" w:hAnsi="Arial" w:cs="Arial"/>
          <w:b/>
          <w:bCs/>
          <w:color w:val="222222"/>
        </w:rPr>
        <w:t xml:space="preserve">Figure </w:t>
      </w:r>
      <w:r w:rsidR="00C96E95" w:rsidRPr="00AE35EA">
        <w:rPr>
          <w:rFonts w:ascii="Arial" w:hAnsi="Arial" w:cs="Arial"/>
          <w:b/>
          <w:bCs/>
          <w:color w:val="222222"/>
        </w:rPr>
        <w:t>S</w:t>
      </w:r>
      <w:r w:rsidR="00AE35EA" w:rsidRPr="00AE35EA">
        <w:rPr>
          <w:rFonts w:ascii="Arial" w:hAnsi="Arial" w:cs="Arial"/>
          <w:b/>
          <w:bCs/>
          <w:color w:val="222222"/>
        </w:rPr>
        <w:t>2</w:t>
      </w:r>
      <w:r w:rsidRPr="009C30F3">
        <w:rPr>
          <w:rFonts w:ascii="Arial" w:hAnsi="Arial" w:cs="Arial"/>
          <w:color w:val="222222"/>
        </w:rPr>
        <w:t xml:space="preserve"> to estimate standard deviations, referred to as “signal level” and “noise levels”. The stacked bar plots show the relative contributions of the signal and noise levels. </w:t>
      </w:r>
      <w:r w:rsidR="00800F17" w:rsidRPr="009C30F3">
        <w:rPr>
          <w:rFonts w:ascii="Arial" w:hAnsi="Arial" w:cs="Arial"/>
          <w:color w:val="222222"/>
        </w:rPr>
        <w:t>S</w:t>
      </w:r>
      <w:r w:rsidRPr="009C30F3">
        <w:rPr>
          <w:rFonts w:ascii="Arial" w:hAnsi="Arial" w:cs="Arial"/>
          <w:color w:val="222222"/>
        </w:rPr>
        <w:t xml:space="preserve">, </w:t>
      </w:r>
      <w:r w:rsidR="00800F17" w:rsidRPr="009C30F3">
        <w:rPr>
          <w:rFonts w:ascii="Arial" w:hAnsi="Arial" w:cs="Arial"/>
          <w:color w:val="222222"/>
        </w:rPr>
        <w:t>signal</w:t>
      </w:r>
      <w:r w:rsidRPr="009C30F3">
        <w:rPr>
          <w:rFonts w:ascii="Arial" w:hAnsi="Arial" w:cs="Arial"/>
          <w:color w:val="222222"/>
        </w:rPr>
        <w:t xml:space="preserve">; LN, level noise; PN, pattern noise; ON, occasion noise. </w:t>
      </w:r>
    </w:p>
    <w:p w14:paraId="60097E71" w14:textId="77777777" w:rsidR="00AE35EA" w:rsidRDefault="00AE35EA" w:rsidP="00FD649E">
      <w:pPr>
        <w:spacing w:line="480" w:lineRule="auto"/>
        <w:rPr>
          <w:rFonts w:ascii="Arial" w:hAnsi="Arial" w:cs="Arial"/>
          <w:color w:val="222222"/>
        </w:rPr>
      </w:pPr>
    </w:p>
    <w:p w14:paraId="2D979D87" w14:textId="766B9823" w:rsidR="00AE35EA" w:rsidRPr="009C30F3" w:rsidRDefault="00AE35EA" w:rsidP="00FD649E">
      <w:pPr>
        <w:spacing w:line="480" w:lineRule="auto"/>
        <w:rPr>
          <w:rFonts w:ascii="Arial" w:hAnsi="Arial" w:cs="Arial"/>
          <w:color w:val="222222"/>
        </w:rPr>
      </w:pPr>
      <w:r w:rsidRPr="009C30F3">
        <w:rPr>
          <w:rFonts w:ascii="Arial" w:hAnsi="Arial" w:cs="Arial"/>
          <w:b/>
          <w:bCs/>
          <w:color w:val="222222"/>
        </w:rPr>
        <w:t>Figure S</w:t>
      </w:r>
      <w:r>
        <w:rPr>
          <w:rFonts w:ascii="Arial" w:hAnsi="Arial" w:cs="Arial"/>
          <w:b/>
          <w:bCs/>
          <w:color w:val="222222"/>
        </w:rPr>
        <w:t>1</w:t>
      </w:r>
      <w:r w:rsidRPr="009C30F3">
        <w:rPr>
          <w:rFonts w:ascii="Arial" w:hAnsi="Arial" w:cs="Arial"/>
          <w:color w:val="222222"/>
        </w:rPr>
        <w:t xml:space="preserve">: </w:t>
      </w:r>
      <w:r w:rsidRPr="009C30F3">
        <w:rPr>
          <w:rFonts w:ascii="Arial" w:hAnsi="Arial" w:cs="Arial"/>
          <w:b/>
          <w:bCs/>
          <w:color w:val="222222"/>
        </w:rPr>
        <w:t>Expert reliability and performance stratified by case level of difficulty.</w:t>
      </w:r>
      <w:r w:rsidRPr="009C30F3">
        <w:rPr>
          <w:rFonts w:ascii="Arial" w:hAnsi="Arial" w:cs="Arial"/>
          <w:color w:val="222222"/>
        </w:rPr>
        <w:t xml:space="preserve"> The left-sided panels show expert percent agreement (PA) and accuracy stratified by mean difficulty level assigned to cases by participating </w:t>
      </w:r>
      <w:r w:rsidRPr="009C30F3">
        <w:rPr>
          <w:rFonts w:ascii="Arial" w:hAnsi="Arial" w:cs="Arial"/>
          <w:color w:val="222222"/>
        </w:rPr>
        <w:lastRenderedPageBreak/>
        <w:t xml:space="preserve">experts across </w:t>
      </w:r>
      <w:r w:rsidRPr="00AE35EA">
        <w:rPr>
          <w:rFonts w:ascii="Arial" w:hAnsi="Arial" w:cs="Arial"/>
          <w:i/>
          <w:iCs/>
          <w:color w:val="222222"/>
        </w:rPr>
        <w:t>occasions 1</w:t>
      </w:r>
      <w:r w:rsidRPr="009C30F3">
        <w:rPr>
          <w:rFonts w:ascii="Arial" w:hAnsi="Arial" w:cs="Arial"/>
          <w:color w:val="222222"/>
        </w:rPr>
        <w:t xml:space="preserve"> and </w:t>
      </w:r>
      <w:r w:rsidRPr="00AE35EA">
        <w:rPr>
          <w:rFonts w:ascii="Arial" w:hAnsi="Arial" w:cs="Arial"/>
          <w:i/>
          <w:iCs/>
          <w:color w:val="222222"/>
        </w:rPr>
        <w:t>2</w:t>
      </w:r>
      <w:r w:rsidRPr="009C30F3">
        <w:rPr>
          <w:rFonts w:ascii="Arial" w:hAnsi="Arial" w:cs="Arial"/>
          <w:color w:val="222222"/>
        </w:rPr>
        <w:t xml:space="preserve"> (scale 1-5 where 1 is easy and 5 is hard). The right-sided panels show expert PA and accuracy stratified by case difficulty level per pre-study evaluation by authors (scale of 1-4 where 1 is easy and 4 is hard). GS, gold standard.</w:t>
      </w:r>
    </w:p>
    <w:p w14:paraId="10248D3D" w14:textId="77777777" w:rsidR="00FD649E" w:rsidRPr="009C30F3" w:rsidRDefault="00FD649E" w:rsidP="00FD649E">
      <w:pPr>
        <w:spacing w:line="480" w:lineRule="auto"/>
        <w:rPr>
          <w:rFonts w:ascii="Arial" w:hAnsi="Arial" w:cs="Arial"/>
          <w:b/>
          <w:bCs/>
          <w:color w:val="222222"/>
        </w:rPr>
      </w:pPr>
    </w:p>
    <w:p w14:paraId="579ECE93" w14:textId="51730E81" w:rsidR="00580D4F" w:rsidRPr="009C30F3" w:rsidRDefault="00580D4F" w:rsidP="00FD649E">
      <w:pPr>
        <w:spacing w:line="480" w:lineRule="auto"/>
        <w:rPr>
          <w:rFonts w:ascii="Arial" w:hAnsi="Arial" w:cs="Arial"/>
          <w:color w:val="222222"/>
        </w:rPr>
      </w:pPr>
      <w:r w:rsidRPr="009C30F3">
        <w:rPr>
          <w:rFonts w:ascii="Arial" w:hAnsi="Arial" w:cs="Arial"/>
          <w:b/>
          <w:bCs/>
          <w:color w:val="222222"/>
        </w:rPr>
        <w:t xml:space="preserve">Figure </w:t>
      </w:r>
      <w:r w:rsidR="006B69A5" w:rsidRPr="009C30F3">
        <w:rPr>
          <w:rFonts w:ascii="Arial" w:hAnsi="Arial" w:cs="Arial"/>
          <w:b/>
          <w:bCs/>
          <w:color w:val="222222"/>
        </w:rPr>
        <w:t>S</w:t>
      </w:r>
      <w:r w:rsidR="00AE35EA">
        <w:rPr>
          <w:rFonts w:ascii="Arial" w:hAnsi="Arial" w:cs="Arial"/>
          <w:b/>
          <w:bCs/>
          <w:color w:val="222222"/>
        </w:rPr>
        <w:t>2</w:t>
      </w:r>
      <w:r w:rsidRPr="009C30F3">
        <w:rPr>
          <w:rFonts w:ascii="Arial" w:hAnsi="Arial" w:cs="Arial"/>
          <w:b/>
          <w:bCs/>
          <w:color w:val="222222"/>
        </w:rPr>
        <w:t xml:space="preserve">. Noise decomposition: raw results. </w:t>
      </w:r>
      <w:r w:rsidRPr="009C30F3">
        <w:rPr>
          <w:rFonts w:ascii="Arial" w:hAnsi="Arial" w:cs="Arial"/>
          <w:color w:val="222222"/>
        </w:rPr>
        <w:t xml:space="preserve">Results from decomposing expert response data in </w:t>
      </w:r>
      <w:r w:rsidRPr="00AE35EA">
        <w:rPr>
          <w:rFonts w:ascii="Arial" w:hAnsi="Arial" w:cs="Arial"/>
          <w:b/>
          <w:bCs/>
          <w:color w:val="222222"/>
        </w:rPr>
        <w:t>Figure 1</w:t>
      </w:r>
      <w:r w:rsidRPr="00AE35EA">
        <w:rPr>
          <w:rFonts w:ascii="Arial" w:hAnsi="Arial" w:cs="Arial"/>
          <w:color w:val="222222"/>
        </w:rPr>
        <w:t xml:space="preserve">. Variation in expert responses is decomposed into signal (information intrinsic to the cases), and system noise. System noise is further decomposed into level noise, pattern noise, and occasion noise. These different types of noise are combined additively with the signal to reach a final decision. The heatmaps show the actual estimates. Quantitative summaries are provided in </w:t>
      </w:r>
      <w:r w:rsidRPr="00AE35EA">
        <w:rPr>
          <w:rFonts w:ascii="Arial" w:hAnsi="Arial" w:cs="Arial"/>
          <w:b/>
          <w:bCs/>
          <w:color w:val="222222"/>
        </w:rPr>
        <w:t>Figure 3</w:t>
      </w:r>
      <w:r w:rsidRPr="00AE35EA">
        <w:rPr>
          <w:rFonts w:ascii="Arial" w:hAnsi="Arial" w:cs="Arial"/>
          <w:color w:val="222222"/>
        </w:rPr>
        <w:t>.</w:t>
      </w:r>
      <w:r w:rsidRPr="009C30F3">
        <w:rPr>
          <w:rFonts w:ascii="Arial" w:hAnsi="Arial" w:cs="Arial"/>
          <w:color w:val="222222"/>
        </w:rPr>
        <w:t xml:space="preserve"> </w:t>
      </w:r>
    </w:p>
    <w:p w14:paraId="0D14A005" w14:textId="77777777" w:rsidR="00FD649E" w:rsidRPr="009C30F3" w:rsidRDefault="00FD649E" w:rsidP="00FD649E">
      <w:pPr>
        <w:spacing w:line="480" w:lineRule="auto"/>
        <w:rPr>
          <w:rFonts w:ascii="Arial" w:hAnsi="Arial" w:cs="Arial"/>
          <w:color w:val="222222"/>
        </w:rPr>
      </w:pPr>
    </w:p>
    <w:p w14:paraId="6B4B8547" w14:textId="6BA4AF92" w:rsidR="00FD649E" w:rsidRPr="009C30F3" w:rsidRDefault="003B123B" w:rsidP="00FD649E">
      <w:pPr>
        <w:spacing w:line="480" w:lineRule="auto"/>
        <w:rPr>
          <w:rFonts w:ascii="Arial" w:hAnsi="Arial" w:cs="Arial"/>
          <w:color w:val="222222"/>
        </w:rPr>
      </w:pPr>
      <w:r w:rsidRPr="009C30F3">
        <w:rPr>
          <w:rFonts w:ascii="Arial" w:hAnsi="Arial" w:cs="Arial"/>
          <w:b/>
          <w:bCs/>
          <w:color w:val="222222"/>
        </w:rPr>
        <w:t xml:space="preserve">Figure </w:t>
      </w:r>
      <w:r w:rsidR="006B69A5" w:rsidRPr="009C30F3">
        <w:rPr>
          <w:rFonts w:ascii="Arial" w:hAnsi="Arial" w:cs="Arial"/>
          <w:b/>
          <w:bCs/>
          <w:color w:val="222222"/>
        </w:rPr>
        <w:t>S</w:t>
      </w:r>
      <w:r w:rsidRPr="009C30F3">
        <w:rPr>
          <w:rFonts w:ascii="Arial" w:hAnsi="Arial" w:cs="Arial"/>
          <w:b/>
          <w:bCs/>
          <w:color w:val="222222"/>
        </w:rPr>
        <w:t>3</w:t>
      </w:r>
      <w:r w:rsidR="00FD649E" w:rsidRPr="009C30F3">
        <w:rPr>
          <w:rFonts w:ascii="Arial" w:hAnsi="Arial" w:cs="Arial"/>
          <w:b/>
          <w:bCs/>
          <w:color w:val="222222"/>
        </w:rPr>
        <w:t xml:space="preserve">: Effect of pooling </w:t>
      </w:r>
      <w:r w:rsidR="00526FA1">
        <w:rPr>
          <w:rFonts w:ascii="Arial" w:hAnsi="Arial" w:cs="Arial"/>
          <w:b/>
          <w:bCs/>
          <w:color w:val="222222"/>
        </w:rPr>
        <w:t>judgment</w:t>
      </w:r>
      <w:r w:rsidR="00FD649E" w:rsidRPr="009C30F3">
        <w:rPr>
          <w:rFonts w:ascii="Arial" w:hAnsi="Arial" w:cs="Arial"/>
          <w:b/>
          <w:bCs/>
          <w:color w:val="222222"/>
        </w:rPr>
        <w:t>s on diagnostic accuracy.</w:t>
      </w:r>
      <w:r w:rsidR="00FD649E" w:rsidRPr="009C30F3">
        <w:rPr>
          <w:rFonts w:ascii="Arial" w:hAnsi="Arial" w:cs="Arial"/>
          <w:color w:val="222222"/>
        </w:rPr>
        <w:t xml:space="preserve"> The top and bottom panel use different reference standards for calculating accuracy. (</w:t>
      </w:r>
      <w:r w:rsidR="00DE27A7">
        <w:rPr>
          <w:rFonts w:ascii="Arial" w:hAnsi="Arial" w:cs="Arial"/>
          <w:color w:val="222222"/>
        </w:rPr>
        <w:t>Upper panel</w:t>
      </w:r>
      <w:r w:rsidR="00FD649E" w:rsidRPr="009C30F3">
        <w:rPr>
          <w:rFonts w:ascii="Arial" w:hAnsi="Arial" w:cs="Arial"/>
          <w:color w:val="222222"/>
        </w:rPr>
        <w:t>) ‘Truth’ (reference standard) is the diagnosis reached by a panel of 10 experts. The figure shows the probability of reaching the consensus diagnosis of those 10 experts if one consults with 1, 2, ..., 10 experts. These 10 experts are distinct​ from the ones whose consensus serves as the 'truth', which is why the probability does not reach 100%. That is, the 20 experts are randomly split into 2 groups of 10 each, and one group’s consensus is considered truth’, while the other group serves as 'consultants’. (</w:t>
      </w:r>
      <w:r w:rsidR="00DE27A7">
        <w:rPr>
          <w:rFonts w:ascii="Arial" w:hAnsi="Arial" w:cs="Arial"/>
          <w:color w:val="222222"/>
        </w:rPr>
        <w:t>Lower panel</w:t>
      </w:r>
      <w:r w:rsidR="00FD649E" w:rsidRPr="009C30F3">
        <w:rPr>
          <w:rFonts w:ascii="Arial" w:hAnsi="Arial" w:cs="Arial"/>
          <w:color w:val="222222"/>
        </w:rPr>
        <w:t xml:space="preserve">) ‘Truth’ (reference standard) is </w:t>
      </w:r>
      <w:r w:rsidR="00FD649E" w:rsidRPr="009C30F3">
        <w:rPr>
          <w:rFonts w:ascii="Arial" w:hAnsi="Arial" w:cs="Arial"/>
          <w:color w:val="222222"/>
        </w:rPr>
        <w:lastRenderedPageBreak/>
        <w:t xml:space="preserve">considered the final clinical diagnosis recorded in the medical record by the patient’s neurologist. </w:t>
      </w:r>
    </w:p>
    <w:p w14:paraId="292FD1A9" w14:textId="77777777" w:rsidR="000410F6" w:rsidRPr="009C30F3" w:rsidRDefault="000410F6" w:rsidP="001F45E4">
      <w:pPr>
        <w:spacing w:line="480" w:lineRule="auto"/>
        <w:rPr>
          <w:rFonts w:ascii="Arial" w:hAnsi="Arial" w:cs="Arial"/>
          <w:color w:val="222222"/>
        </w:rPr>
      </w:pPr>
    </w:p>
    <w:p w14:paraId="32204BB9" w14:textId="5CE52B3D" w:rsidR="00904ACC" w:rsidRPr="009C30F3" w:rsidRDefault="00904ACC" w:rsidP="001F45E4">
      <w:pPr>
        <w:spacing w:line="480" w:lineRule="auto"/>
        <w:rPr>
          <w:rFonts w:ascii="Arial" w:hAnsi="Arial" w:cs="Arial"/>
          <w:b/>
          <w:bCs/>
          <w:color w:val="222222"/>
        </w:rPr>
      </w:pPr>
      <w:r w:rsidRPr="009C30F3">
        <w:rPr>
          <w:rFonts w:ascii="Arial" w:hAnsi="Arial" w:cs="Arial"/>
          <w:b/>
          <w:bCs/>
          <w:color w:val="222222"/>
        </w:rPr>
        <w:t>Table legends</w:t>
      </w:r>
    </w:p>
    <w:p w14:paraId="05248ECB" w14:textId="6ED26806" w:rsidR="00904ACC" w:rsidRDefault="00904ACC" w:rsidP="001F45E4">
      <w:pPr>
        <w:spacing w:line="480" w:lineRule="auto"/>
        <w:rPr>
          <w:ins w:id="197" w:author="Fábio Augusto Nascimento" w:date="2025-12-29T12:03:00Z" w16du:dateUtc="2025-12-29T18:03:00Z"/>
          <w:rFonts w:ascii="Arial" w:hAnsi="Arial" w:cs="Arial"/>
          <w:color w:val="222222"/>
        </w:rPr>
      </w:pPr>
      <w:r w:rsidRPr="009C30F3">
        <w:rPr>
          <w:rFonts w:ascii="Arial" w:hAnsi="Arial" w:cs="Arial"/>
          <w:b/>
          <w:bCs/>
          <w:color w:val="222222"/>
        </w:rPr>
        <w:t xml:space="preserve">Table 1. </w:t>
      </w:r>
      <w:r w:rsidRPr="009C30F3">
        <w:rPr>
          <w:rFonts w:ascii="Arial" w:hAnsi="Arial" w:cs="Arial"/>
          <w:color w:val="222222"/>
        </w:rPr>
        <w:t>Characteristics across all 50 cases including clinical diagnosis</w:t>
      </w:r>
      <w:r w:rsidR="00522759" w:rsidRPr="009C30F3">
        <w:rPr>
          <w:rFonts w:ascii="Arial" w:hAnsi="Arial" w:cs="Arial"/>
          <w:color w:val="222222"/>
        </w:rPr>
        <w:t>, difficulty level, and metrics following review by 20 experts.</w:t>
      </w:r>
    </w:p>
    <w:p w14:paraId="6BFC3BA0" w14:textId="77777777" w:rsidR="008E1895" w:rsidRDefault="008E1895" w:rsidP="001F45E4">
      <w:pPr>
        <w:spacing w:line="480" w:lineRule="auto"/>
        <w:rPr>
          <w:ins w:id="198" w:author="Fábio Augusto Nascimento" w:date="2025-12-29T12:03:00Z" w16du:dateUtc="2025-12-29T18:03:00Z"/>
          <w:rFonts w:ascii="Arial" w:hAnsi="Arial" w:cs="Arial"/>
          <w:color w:val="222222"/>
        </w:rPr>
      </w:pPr>
    </w:p>
    <w:p w14:paraId="05FCF2A4" w14:textId="5DA4FC83" w:rsidR="008E1895" w:rsidRDefault="008E1895" w:rsidP="001F45E4">
      <w:pPr>
        <w:spacing w:line="480" w:lineRule="auto"/>
        <w:rPr>
          <w:ins w:id="199" w:author="Fábio Augusto Nascimento" w:date="2025-12-29T13:20:00Z" w16du:dateUtc="2025-12-29T19:20:00Z"/>
          <w:rFonts w:ascii="Arial" w:hAnsi="Arial" w:cs="Arial"/>
          <w:color w:val="222222"/>
        </w:rPr>
      </w:pPr>
      <w:ins w:id="200" w:author="Fábio Augusto Nascimento" w:date="2025-12-29T12:03:00Z" w16du:dateUtc="2025-12-29T18:03:00Z">
        <w:r w:rsidRPr="008E1895">
          <w:rPr>
            <w:rFonts w:ascii="Arial" w:hAnsi="Arial" w:cs="Arial"/>
            <w:b/>
            <w:bCs/>
            <w:color w:val="222222"/>
            <w:rPrChange w:id="201" w:author="Fábio Augusto Nascimento" w:date="2025-12-29T12:04:00Z" w16du:dateUtc="2025-12-29T18:04:00Z">
              <w:rPr>
                <w:rFonts w:ascii="Arial" w:hAnsi="Arial" w:cs="Arial"/>
                <w:color w:val="222222"/>
              </w:rPr>
            </w:rPrChange>
          </w:rPr>
          <w:t>Table 2</w:t>
        </w:r>
      </w:ins>
      <w:ins w:id="202" w:author="Fábio Augusto Nascimento" w:date="2025-12-29T12:04:00Z" w16du:dateUtc="2025-12-29T18:04:00Z">
        <w:r>
          <w:rPr>
            <w:rFonts w:ascii="Arial" w:hAnsi="Arial" w:cs="Arial"/>
            <w:color w:val="222222"/>
          </w:rPr>
          <w:t>. Representative clinical vignette used in the study.</w:t>
        </w:r>
      </w:ins>
    </w:p>
    <w:p w14:paraId="4F1B80C7" w14:textId="77777777" w:rsidR="00A24A0A" w:rsidRDefault="00A24A0A" w:rsidP="001F45E4">
      <w:pPr>
        <w:spacing w:line="480" w:lineRule="auto"/>
        <w:rPr>
          <w:ins w:id="203" w:author="Fábio Augusto Nascimento" w:date="2025-12-29T13:20:00Z" w16du:dateUtc="2025-12-29T19:20:00Z"/>
          <w:rFonts w:ascii="Arial" w:hAnsi="Arial" w:cs="Arial"/>
          <w:color w:val="222222"/>
        </w:rPr>
      </w:pPr>
    </w:p>
    <w:p w14:paraId="4F7C4977" w14:textId="7F03EB10" w:rsidR="00A24A0A" w:rsidRPr="009C30F3" w:rsidRDefault="00A24A0A" w:rsidP="001F45E4">
      <w:pPr>
        <w:spacing w:line="480" w:lineRule="auto"/>
        <w:rPr>
          <w:rFonts w:ascii="Arial" w:hAnsi="Arial" w:cs="Arial"/>
          <w:b/>
          <w:bCs/>
          <w:color w:val="222222"/>
        </w:rPr>
      </w:pPr>
      <w:ins w:id="204" w:author="Fábio Augusto Nascimento" w:date="2025-12-29T13:20:00Z" w16du:dateUtc="2025-12-29T19:20:00Z">
        <w:r w:rsidRPr="00A24A0A">
          <w:rPr>
            <w:rFonts w:ascii="Arial" w:hAnsi="Arial" w:cs="Arial"/>
            <w:b/>
            <w:bCs/>
            <w:color w:val="222222"/>
            <w:rPrChange w:id="205" w:author="Fábio Augusto Nascimento" w:date="2025-12-29T13:20:00Z" w16du:dateUtc="2025-12-29T19:20:00Z">
              <w:rPr>
                <w:rFonts w:ascii="Arial" w:hAnsi="Arial" w:cs="Arial"/>
                <w:color w:val="222222"/>
              </w:rPr>
            </w:rPrChange>
          </w:rPr>
          <w:t>Table 3</w:t>
        </w:r>
        <w:r>
          <w:rPr>
            <w:rFonts w:ascii="Arial" w:hAnsi="Arial" w:cs="Arial"/>
            <w:color w:val="222222"/>
          </w:rPr>
          <w:t>. Definitions of signal</w:t>
        </w:r>
      </w:ins>
      <w:ins w:id="206" w:author="Fábio Augusto Nascimento" w:date="2025-12-29T13:21:00Z" w16du:dateUtc="2025-12-29T19:21:00Z">
        <w:r>
          <w:rPr>
            <w:rFonts w:ascii="Arial" w:hAnsi="Arial" w:cs="Arial"/>
            <w:color w:val="222222"/>
          </w:rPr>
          <w:t>, system noise, and its decompositions.</w:t>
        </w:r>
      </w:ins>
    </w:p>
    <w:p w14:paraId="148C22ED" w14:textId="77777777" w:rsidR="00522759" w:rsidRPr="009C30F3" w:rsidRDefault="00522759" w:rsidP="001F45E4">
      <w:pPr>
        <w:spacing w:line="480" w:lineRule="auto"/>
        <w:rPr>
          <w:rFonts w:ascii="Arial" w:hAnsi="Arial" w:cs="Arial"/>
          <w:color w:val="222222"/>
        </w:rPr>
      </w:pPr>
    </w:p>
    <w:p w14:paraId="5EE895B9" w14:textId="52E8CF24" w:rsidR="00904ACC" w:rsidRPr="009C30F3" w:rsidRDefault="00DE27A7" w:rsidP="001F45E4">
      <w:pPr>
        <w:spacing w:line="480" w:lineRule="auto"/>
        <w:rPr>
          <w:rFonts w:ascii="Arial" w:hAnsi="Arial" w:cs="Arial"/>
          <w:b/>
          <w:bCs/>
          <w:color w:val="222222"/>
        </w:rPr>
      </w:pPr>
      <w:r>
        <w:rPr>
          <w:rFonts w:ascii="Arial" w:hAnsi="Arial" w:cs="Arial"/>
          <w:b/>
          <w:bCs/>
          <w:color w:val="222222"/>
        </w:rPr>
        <w:t>Supplemental Table 1</w:t>
      </w:r>
      <w:r w:rsidR="00904ACC" w:rsidRPr="009C30F3">
        <w:rPr>
          <w:rFonts w:ascii="Arial" w:hAnsi="Arial" w:cs="Arial"/>
          <w:b/>
          <w:bCs/>
          <w:color w:val="222222"/>
        </w:rPr>
        <w:t xml:space="preserve">. </w:t>
      </w:r>
      <w:r w:rsidR="00522759" w:rsidRPr="009C30F3">
        <w:rPr>
          <w:rFonts w:ascii="Arial" w:hAnsi="Arial" w:cs="Arial"/>
          <w:color w:val="222222"/>
        </w:rPr>
        <w:t>Post-hoc qualitative analysis of all 50 cases regarding multiple clinical, electrographic, and radiographic variables that are relevant for the process of diagnosing epilepsy.</w:t>
      </w:r>
    </w:p>
    <w:p w14:paraId="696E78F0" w14:textId="77777777" w:rsidR="000308D0" w:rsidRPr="009C30F3" w:rsidRDefault="000308D0" w:rsidP="001F45E4">
      <w:pPr>
        <w:spacing w:line="480" w:lineRule="auto"/>
        <w:rPr>
          <w:rFonts w:ascii="Arial" w:hAnsi="Arial" w:cs="Arial"/>
          <w:color w:val="222222"/>
        </w:rPr>
      </w:pPr>
    </w:p>
    <w:p w14:paraId="5BAA2884" w14:textId="672CDF7B" w:rsidR="003B23CD" w:rsidRPr="009C30F3" w:rsidRDefault="003B23CD" w:rsidP="001F45E4">
      <w:pPr>
        <w:spacing w:line="480" w:lineRule="auto"/>
        <w:rPr>
          <w:rFonts w:ascii="Arial" w:hAnsi="Arial" w:cs="Arial"/>
          <w:b/>
          <w:bCs/>
          <w:color w:val="222222"/>
        </w:rPr>
      </w:pPr>
      <w:r w:rsidRPr="009C30F3">
        <w:rPr>
          <w:rFonts w:ascii="Arial" w:hAnsi="Arial" w:cs="Arial"/>
          <w:b/>
          <w:bCs/>
          <w:color w:val="222222"/>
        </w:rPr>
        <w:t xml:space="preserve">Supplemental </w:t>
      </w:r>
      <w:r w:rsidR="003B123B" w:rsidRPr="009C30F3">
        <w:rPr>
          <w:rFonts w:ascii="Arial" w:hAnsi="Arial" w:cs="Arial"/>
          <w:b/>
          <w:bCs/>
          <w:color w:val="222222"/>
        </w:rPr>
        <w:t>F</w:t>
      </w:r>
      <w:r w:rsidRPr="009C30F3">
        <w:rPr>
          <w:rFonts w:ascii="Arial" w:hAnsi="Arial" w:cs="Arial"/>
          <w:b/>
          <w:bCs/>
          <w:color w:val="222222"/>
        </w:rPr>
        <w:t>iles</w:t>
      </w:r>
    </w:p>
    <w:p w14:paraId="4A3FBCB4" w14:textId="4E77F863" w:rsidR="003B23CD" w:rsidRPr="009C30F3" w:rsidRDefault="003B23CD" w:rsidP="001F45E4">
      <w:pPr>
        <w:spacing w:line="480" w:lineRule="auto"/>
        <w:rPr>
          <w:rFonts w:ascii="Arial" w:hAnsi="Arial" w:cs="Arial"/>
          <w:color w:val="222222"/>
        </w:rPr>
      </w:pPr>
      <w:r w:rsidRPr="009C30F3">
        <w:rPr>
          <w:rFonts w:ascii="Arial" w:hAnsi="Arial" w:cs="Arial"/>
          <w:b/>
          <w:bCs/>
          <w:color w:val="222222"/>
        </w:rPr>
        <w:t>Supplemental File 1.</w:t>
      </w:r>
      <w:r w:rsidRPr="009C30F3">
        <w:rPr>
          <w:rFonts w:ascii="Arial" w:hAnsi="Arial" w:cs="Arial"/>
          <w:color w:val="222222"/>
        </w:rPr>
        <w:t xml:space="preserve"> Survey with 50 cases used in the study.</w:t>
      </w:r>
    </w:p>
    <w:p w14:paraId="4F65FB60" w14:textId="4A496CB1" w:rsidR="003B23CD" w:rsidRPr="009C30F3" w:rsidRDefault="003B23CD" w:rsidP="003B23CD">
      <w:pPr>
        <w:spacing w:line="480" w:lineRule="auto"/>
        <w:rPr>
          <w:rFonts w:ascii="Arial" w:hAnsi="Arial" w:cs="Arial"/>
          <w:color w:val="222222"/>
        </w:rPr>
      </w:pPr>
      <w:r w:rsidRPr="009C30F3">
        <w:rPr>
          <w:rFonts w:ascii="Arial" w:hAnsi="Arial" w:cs="Arial"/>
          <w:b/>
          <w:bCs/>
          <w:color w:val="222222"/>
        </w:rPr>
        <w:t>Supplemental File 2.</w:t>
      </w:r>
      <w:r w:rsidRPr="009C30F3">
        <w:rPr>
          <w:rFonts w:ascii="Arial" w:hAnsi="Arial" w:cs="Arial"/>
          <w:color w:val="222222"/>
        </w:rPr>
        <w:t xml:space="preserve"> Methodology on noise decomposition.</w:t>
      </w:r>
    </w:p>
    <w:p w14:paraId="2A7890F0" w14:textId="5438B4A2" w:rsidR="003B23CD" w:rsidRPr="009C30F3" w:rsidRDefault="003B23CD" w:rsidP="003B23CD">
      <w:pPr>
        <w:spacing w:line="480" w:lineRule="auto"/>
        <w:rPr>
          <w:rFonts w:ascii="Arial" w:hAnsi="Arial" w:cs="Arial"/>
          <w:color w:val="222222"/>
        </w:rPr>
      </w:pPr>
      <w:r w:rsidRPr="009C30F3">
        <w:rPr>
          <w:rFonts w:ascii="Arial" w:hAnsi="Arial" w:cs="Arial"/>
          <w:b/>
          <w:bCs/>
          <w:color w:val="222222"/>
        </w:rPr>
        <w:t>Supplemental File 3.</w:t>
      </w:r>
      <w:r w:rsidRPr="009C30F3">
        <w:rPr>
          <w:rFonts w:ascii="Arial" w:hAnsi="Arial" w:cs="Arial"/>
          <w:color w:val="222222"/>
        </w:rPr>
        <w:t xml:space="preserve"> Additional data analyses: variability within experts (consistency), effect of EEG and neuroimaging testing, testing whether collegiality improves diagnostic accuracy, and post-hoc qualitative case analysis.</w:t>
      </w:r>
    </w:p>
    <w:p w14:paraId="48E5B5EE" w14:textId="27D72E55" w:rsidR="009A6A36" w:rsidRPr="009C30F3" w:rsidRDefault="00E60CC1" w:rsidP="003B123B">
      <w:pPr>
        <w:spacing w:line="480" w:lineRule="auto"/>
        <w:rPr>
          <w:rFonts w:ascii="Arial" w:hAnsi="Arial" w:cs="Arial"/>
        </w:rPr>
      </w:pPr>
      <w:r w:rsidRPr="009C30F3">
        <w:rPr>
          <w:rFonts w:ascii="Arial" w:hAnsi="Arial" w:cs="Arial"/>
          <w:b/>
        </w:rPr>
        <w:t xml:space="preserve">References </w:t>
      </w:r>
    </w:p>
    <w:p w14:paraId="2DB0E5B6" w14:textId="5F16C9D5" w:rsidR="0082663E" w:rsidRPr="0082663E" w:rsidRDefault="009A6A36" w:rsidP="0082663E">
      <w:pPr>
        <w:pStyle w:val="EndNoteBibliography"/>
        <w:ind w:left="720" w:hanging="720"/>
        <w:rPr>
          <w:noProof/>
        </w:rPr>
      </w:pPr>
      <w:r w:rsidRPr="009C30F3">
        <w:rPr>
          <w:rFonts w:ascii="Arial" w:hAnsi="Arial" w:cs="Arial"/>
          <w:b/>
          <w:bCs/>
          <w:color w:val="222222"/>
          <w:lang w:eastAsia="en-US"/>
        </w:rPr>
        <w:lastRenderedPageBreak/>
        <w:fldChar w:fldCharType="begin"/>
      </w:r>
      <w:r w:rsidRPr="009C30F3">
        <w:rPr>
          <w:rFonts w:ascii="Arial" w:hAnsi="Arial" w:cs="Arial"/>
          <w:b/>
          <w:bCs/>
          <w:color w:val="222222"/>
          <w:lang w:eastAsia="en-US"/>
        </w:rPr>
        <w:instrText xml:space="preserve"> ADDIN EN.REFLIST </w:instrText>
      </w:r>
      <w:r w:rsidRPr="009C30F3">
        <w:rPr>
          <w:rFonts w:ascii="Arial" w:hAnsi="Arial" w:cs="Arial"/>
          <w:b/>
          <w:bCs/>
          <w:color w:val="222222"/>
          <w:lang w:eastAsia="en-US"/>
        </w:rPr>
        <w:fldChar w:fldCharType="separate"/>
      </w:r>
      <w:r w:rsidR="0082663E" w:rsidRPr="0082663E">
        <w:rPr>
          <w:noProof/>
        </w:rPr>
        <w:t>1.</w:t>
      </w:r>
      <w:r w:rsidR="0082663E" w:rsidRPr="0082663E">
        <w:rPr>
          <w:noProof/>
        </w:rPr>
        <w:tab/>
        <w:t>Miller M, Ackerman AB. How accurate are dermatologists in the diagnosis of melanoma? Degree of accuracy and implications. Arch Dermatol 1992;128(4):559-60. (</w:t>
      </w:r>
      <w:hyperlink r:id="rId9" w:history="1">
        <w:r w:rsidR="0082663E" w:rsidRPr="0082663E">
          <w:rPr>
            <w:rStyle w:val="Hyperlink"/>
            <w:noProof/>
          </w:rPr>
          <w:t>https://www.ncbi.nlm.nih.gov/pubmed/1580668</w:t>
        </w:r>
      </w:hyperlink>
      <w:r w:rsidR="0082663E" w:rsidRPr="0082663E">
        <w:rPr>
          <w:noProof/>
        </w:rPr>
        <w:t>).</w:t>
      </w:r>
    </w:p>
    <w:p w14:paraId="22112CDB" w14:textId="77777777" w:rsidR="0082663E" w:rsidRPr="0082663E" w:rsidRDefault="0082663E" w:rsidP="0082663E">
      <w:pPr>
        <w:pStyle w:val="EndNoteBibliography"/>
        <w:ind w:left="720" w:hanging="720"/>
        <w:rPr>
          <w:noProof/>
        </w:rPr>
      </w:pPr>
      <w:r w:rsidRPr="0082663E">
        <w:rPr>
          <w:noProof/>
        </w:rPr>
        <w:t>2.</w:t>
      </w:r>
      <w:r w:rsidRPr="0082663E">
        <w:rPr>
          <w:noProof/>
        </w:rPr>
        <w:tab/>
        <w:t>Robinson PJ, Wilson D, Coral A, Murphy A, Verow P. Variation between experienced observers in the interpretation of accident and emergency radiographs. Br J Radiol 1999;72(856):323-30. DOI: 10.1259/bjr.72.856.10474490.</w:t>
      </w:r>
    </w:p>
    <w:p w14:paraId="5FFCA604" w14:textId="77777777" w:rsidR="0082663E" w:rsidRPr="0082663E" w:rsidRDefault="0082663E" w:rsidP="0082663E">
      <w:pPr>
        <w:pStyle w:val="EndNoteBibliography"/>
        <w:ind w:left="720" w:hanging="720"/>
        <w:rPr>
          <w:noProof/>
        </w:rPr>
      </w:pPr>
      <w:r w:rsidRPr="0082663E">
        <w:rPr>
          <w:noProof/>
        </w:rPr>
        <w:t>3.</w:t>
      </w:r>
      <w:r w:rsidRPr="0082663E">
        <w:rPr>
          <w:noProof/>
        </w:rPr>
        <w:tab/>
        <w:t>Kahneman D SO, Sunstein CR. Noise: a flaw in human judgement. New York: Little Brown Spark, 2021.</w:t>
      </w:r>
    </w:p>
    <w:p w14:paraId="2EEA4A09" w14:textId="77777777" w:rsidR="0082663E" w:rsidRPr="0082663E" w:rsidRDefault="0082663E" w:rsidP="0082663E">
      <w:pPr>
        <w:pStyle w:val="EndNoteBibliography"/>
        <w:ind w:left="720" w:hanging="720"/>
        <w:rPr>
          <w:noProof/>
        </w:rPr>
      </w:pPr>
      <w:r w:rsidRPr="0082663E">
        <w:rPr>
          <w:noProof/>
        </w:rPr>
        <w:t>4.</w:t>
      </w:r>
      <w:r w:rsidRPr="0082663E">
        <w:rPr>
          <w:noProof/>
        </w:rPr>
        <w:tab/>
        <w:t>Fisher RS, Acevedo C, Arzimanoglou A, et al. ILAE official report: a practical clinical definition of epilepsy. Epilepsia 2014;55(4):475-82. DOI: 10.1111/epi.12550.</w:t>
      </w:r>
    </w:p>
    <w:p w14:paraId="39FCB49B" w14:textId="77777777" w:rsidR="0082663E" w:rsidRPr="0082663E" w:rsidRDefault="0082663E" w:rsidP="0082663E">
      <w:pPr>
        <w:pStyle w:val="EndNoteBibliography"/>
        <w:ind w:left="720" w:hanging="720"/>
        <w:rPr>
          <w:noProof/>
        </w:rPr>
      </w:pPr>
      <w:r w:rsidRPr="0082663E">
        <w:rPr>
          <w:noProof/>
        </w:rPr>
        <w:t>5.</w:t>
      </w:r>
      <w:r w:rsidRPr="0082663E">
        <w:rPr>
          <w:noProof/>
        </w:rPr>
        <w:tab/>
        <w:t>Forgas JP. On being happy and mistaken: mood effects on the fundamental attribution error. J Pers Soc Psychol 1998;75(2):318-31. DOI: 10.1037//0022-3514.75.2.318.</w:t>
      </w:r>
    </w:p>
    <w:p w14:paraId="35F7810A" w14:textId="77777777" w:rsidR="0082663E" w:rsidRPr="0082663E" w:rsidRDefault="0082663E" w:rsidP="0082663E">
      <w:pPr>
        <w:pStyle w:val="EndNoteBibliography"/>
        <w:ind w:left="720" w:hanging="720"/>
        <w:rPr>
          <w:noProof/>
        </w:rPr>
      </w:pPr>
      <w:r w:rsidRPr="0082663E">
        <w:rPr>
          <w:noProof/>
        </w:rPr>
        <w:t>6.</w:t>
      </w:r>
      <w:r w:rsidRPr="0082663E">
        <w:rPr>
          <w:noProof/>
        </w:rPr>
        <w:tab/>
        <w:t>Forgas JP. Affect and Cognition. Perspect Psychol Sci 2008;3(2):94-101. DOI: 10.1111/j.1745-6916.2008.00067.x.</w:t>
      </w:r>
    </w:p>
    <w:p w14:paraId="72C282ED" w14:textId="77777777" w:rsidR="0082663E" w:rsidRPr="0082663E" w:rsidRDefault="0082663E" w:rsidP="0082663E">
      <w:pPr>
        <w:pStyle w:val="EndNoteBibliography"/>
        <w:ind w:left="720" w:hanging="720"/>
        <w:rPr>
          <w:noProof/>
        </w:rPr>
      </w:pPr>
      <w:r w:rsidRPr="0082663E">
        <w:rPr>
          <w:noProof/>
        </w:rPr>
        <w:t>7.</w:t>
      </w:r>
      <w:r w:rsidRPr="0082663E">
        <w:rPr>
          <w:noProof/>
        </w:rPr>
        <w:tab/>
        <w:t>Danziger S, Levav J, Avnaim-Pesso L. Extraneous factors in judicial decisions. Proc Natl Acad Sci U S A 2011;108(17):6889-92. DOI: 10.1073/pnas.1018033108.</w:t>
      </w:r>
    </w:p>
    <w:p w14:paraId="0A950709" w14:textId="77777777" w:rsidR="0082663E" w:rsidRPr="0082663E" w:rsidRDefault="0082663E" w:rsidP="0082663E">
      <w:pPr>
        <w:pStyle w:val="EndNoteBibliography"/>
        <w:ind w:left="720" w:hanging="720"/>
        <w:rPr>
          <w:noProof/>
        </w:rPr>
      </w:pPr>
      <w:r w:rsidRPr="0082663E">
        <w:rPr>
          <w:noProof/>
        </w:rPr>
        <w:t>8.</w:t>
      </w:r>
      <w:r w:rsidRPr="0082663E">
        <w:rPr>
          <w:noProof/>
        </w:rPr>
        <w:tab/>
        <w:t>Simonsohn U. Clouds make nerds look good: Field evidence of the impact of incidental factors on decision making. J Behav Decis Making 2007;20(2):143-152. (In English). DOI: 10.1002/bdm.545.</w:t>
      </w:r>
    </w:p>
    <w:p w14:paraId="14D179B2" w14:textId="77777777" w:rsidR="0082663E" w:rsidRPr="0082663E" w:rsidRDefault="0082663E" w:rsidP="0082663E">
      <w:pPr>
        <w:pStyle w:val="EndNoteBibliography"/>
        <w:ind w:left="720" w:hanging="720"/>
        <w:rPr>
          <w:noProof/>
        </w:rPr>
      </w:pPr>
      <w:r w:rsidRPr="0082663E">
        <w:rPr>
          <w:noProof/>
        </w:rPr>
        <w:t>9.</w:t>
      </w:r>
      <w:r w:rsidRPr="0082663E">
        <w:rPr>
          <w:noProof/>
        </w:rPr>
        <w:tab/>
        <w:t>Heyes A, Saberian S. Temperature and Decisions: Evidence from 207,000 Court Cases. American Economic Journal: Applied Economics 2019;11(2):238-265.</w:t>
      </w:r>
    </w:p>
    <w:p w14:paraId="69A08107" w14:textId="77777777" w:rsidR="0082663E" w:rsidRPr="0082663E" w:rsidRDefault="0082663E" w:rsidP="0082663E">
      <w:pPr>
        <w:pStyle w:val="EndNoteBibliography"/>
        <w:ind w:left="720" w:hanging="720"/>
        <w:rPr>
          <w:noProof/>
        </w:rPr>
      </w:pPr>
      <w:r w:rsidRPr="0082663E">
        <w:rPr>
          <w:noProof/>
        </w:rPr>
        <w:t>10.</w:t>
      </w:r>
      <w:r w:rsidRPr="0082663E">
        <w:rPr>
          <w:noProof/>
        </w:rPr>
        <w:tab/>
        <w:t>Ashton RH. A review and analysis of research on the test–retest reliability of professional judgment. J Behav Decis Making 2000;13(3):277-294.</w:t>
      </w:r>
    </w:p>
    <w:p w14:paraId="55D97C27" w14:textId="77777777" w:rsidR="0082663E" w:rsidRPr="0082663E" w:rsidRDefault="0082663E" w:rsidP="0082663E">
      <w:pPr>
        <w:pStyle w:val="EndNoteBibliography"/>
        <w:ind w:left="720" w:hanging="720"/>
        <w:rPr>
          <w:noProof/>
        </w:rPr>
      </w:pPr>
      <w:r w:rsidRPr="0082663E">
        <w:rPr>
          <w:noProof/>
        </w:rPr>
        <w:t>11.</w:t>
      </w:r>
      <w:r w:rsidRPr="0082663E">
        <w:rPr>
          <w:noProof/>
        </w:rPr>
        <w:tab/>
        <w:t>Detre KM, Wright E, Murphy ML, Takaro T. Observer agreement in evaluating coronary angiograms. Circulation 1975;52(6):979-86. DOI: 10.1161/01.cir.52.6.979.</w:t>
      </w:r>
    </w:p>
    <w:p w14:paraId="36B14072" w14:textId="77777777" w:rsidR="0082663E" w:rsidRPr="0082663E" w:rsidRDefault="0082663E" w:rsidP="0082663E">
      <w:pPr>
        <w:pStyle w:val="EndNoteBibliography"/>
        <w:ind w:left="720" w:hanging="720"/>
        <w:rPr>
          <w:noProof/>
        </w:rPr>
      </w:pPr>
      <w:r w:rsidRPr="0082663E">
        <w:rPr>
          <w:noProof/>
        </w:rPr>
        <w:t>12.</w:t>
      </w:r>
      <w:r w:rsidRPr="0082663E">
        <w:rPr>
          <w:noProof/>
        </w:rPr>
        <w:tab/>
        <w:t>Grimstad S, Jørgensen M. Inconsistency of expert judgment-based estimates of software development effort. Journal of Systems and Software 2007;80(11):1770-1777.</w:t>
      </w:r>
    </w:p>
    <w:p w14:paraId="5D881CE9" w14:textId="77777777" w:rsidR="0082663E" w:rsidRPr="0082663E" w:rsidRDefault="0082663E" w:rsidP="0082663E">
      <w:pPr>
        <w:pStyle w:val="EndNoteBibliography"/>
        <w:ind w:left="720" w:hanging="720"/>
        <w:rPr>
          <w:noProof/>
        </w:rPr>
      </w:pPr>
      <w:r w:rsidRPr="0082663E">
        <w:rPr>
          <w:noProof/>
        </w:rPr>
        <w:t>13.</w:t>
      </w:r>
      <w:r w:rsidRPr="0082663E">
        <w:rPr>
          <w:noProof/>
        </w:rPr>
        <w:tab/>
        <w:t>Adair A, Hutchison N, MacGregor B, McGreal S, Nanthakumaran N. An analysis of valuation variation in the UK commercial property market: Hager and Lord revisited. Journal of Property Valuation and Investment 1996;14(5):34-47.</w:t>
      </w:r>
    </w:p>
    <w:p w14:paraId="361A9416" w14:textId="77777777" w:rsidR="0082663E" w:rsidRPr="0082663E" w:rsidRDefault="0082663E" w:rsidP="0082663E">
      <w:pPr>
        <w:pStyle w:val="EndNoteBibliography"/>
        <w:ind w:left="720" w:hanging="720"/>
        <w:rPr>
          <w:noProof/>
        </w:rPr>
      </w:pPr>
      <w:r w:rsidRPr="0082663E">
        <w:rPr>
          <w:noProof/>
        </w:rPr>
        <w:t>14.</w:t>
      </w:r>
      <w:r w:rsidRPr="0082663E">
        <w:rPr>
          <w:noProof/>
        </w:rPr>
        <w:tab/>
        <w:t>Slovic P. Analyzing the expert judge: A descriptive study of a stockbroker's decision process. Journal of Applied Psychology 1969;53:255-263.</w:t>
      </w:r>
    </w:p>
    <w:p w14:paraId="57BF2F2F" w14:textId="77777777" w:rsidR="0082663E" w:rsidRPr="0082663E" w:rsidRDefault="0082663E" w:rsidP="0082663E">
      <w:pPr>
        <w:pStyle w:val="EndNoteBibliography"/>
        <w:ind w:left="720" w:hanging="720"/>
        <w:rPr>
          <w:noProof/>
        </w:rPr>
      </w:pPr>
      <w:r w:rsidRPr="0082663E">
        <w:rPr>
          <w:noProof/>
        </w:rPr>
        <w:t>15.</w:t>
      </w:r>
      <w:r w:rsidRPr="0082663E">
        <w:rPr>
          <w:noProof/>
        </w:rPr>
        <w:tab/>
        <w:t>Clancy K, Bartolomeo J, Richardson D, Wellford C. Sentence Decisionmaking: The Logic of Sentence Decisions and the Extent and Sources of Sentence Disparity. Journal of Criminal Law and Criminology 1981;72(2).</w:t>
      </w:r>
    </w:p>
    <w:p w14:paraId="7EE14CCF" w14:textId="77777777" w:rsidR="0082663E" w:rsidRPr="0082663E" w:rsidRDefault="0082663E" w:rsidP="0082663E">
      <w:pPr>
        <w:pStyle w:val="EndNoteBibliography"/>
        <w:ind w:left="720" w:hanging="720"/>
        <w:rPr>
          <w:noProof/>
        </w:rPr>
      </w:pPr>
      <w:r w:rsidRPr="0082663E">
        <w:rPr>
          <w:noProof/>
        </w:rPr>
        <w:t>16.</w:t>
      </w:r>
      <w:r w:rsidRPr="0082663E">
        <w:rPr>
          <w:noProof/>
        </w:rPr>
        <w:tab/>
        <w:t>Anderson JM, Kling JR, Stith K. Measuring Interjudge Sentencing Disparity: Before and After the Federal Sentencing Guidelines. The Journal of Law &amp; Economics 1999;42:1:271-308.</w:t>
      </w:r>
    </w:p>
    <w:p w14:paraId="28AB3896" w14:textId="77777777" w:rsidR="0082663E" w:rsidRPr="0082663E" w:rsidRDefault="0082663E" w:rsidP="0082663E">
      <w:pPr>
        <w:pStyle w:val="EndNoteBibliography"/>
        <w:ind w:left="720" w:hanging="720"/>
        <w:rPr>
          <w:noProof/>
        </w:rPr>
      </w:pPr>
      <w:r w:rsidRPr="0082663E">
        <w:rPr>
          <w:noProof/>
        </w:rPr>
        <w:t>17.</w:t>
      </w:r>
      <w:r w:rsidRPr="0082663E">
        <w:rPr>
          <w:noProof/>
        </w:rPr>
        <w:tab/>
        <w:t>Colbert JL. Inherent risk: An investigation of auditors' judgments. Accounting, Organizations and Society 1988;13(2):111-121.</w:t>
      </w:r>
    </w:p>
    <w:p w14:paraId="546787F7" w14:textId="77777777" w:rsidR="0082663E" w:rsidRPr="0082663E" w:rsidRDefault="0082663E" w:rsidP="0082663E">
      <w:pPr>
        <w:pStyle w:val="EndNoteBibliography"/>
        <w:ind w:left="720" w:hanging="720"/>
        <w:rPr>
          <w:noProof/>
        </w:rPr>
      </w:pPr>
      <w:r w:rsidRPr="0082663E">
        <w:rPr>
          <w:noProof/>
        </w:rPr>
        <w:lastRenderedPageBreak/>
        <w:t>18.</w:t>
      </w:r>
      <w:r w:rsidRPr="0082663E">
        <w:rPr>
          <w:noProof/>
        </w:rPr>
        <w:tab/>
        <w:t>Nascimento FA, Jing J, Beniczky S, et al. One EEG, one read - A manifesto towards reducing interrater variability among experts. Clin Neurophysiol 2022;133:68-70. DOI: 10.1016/j.clinph.2021.10.007.</w:t>
      </w:r>
    </w:p>
    <w:p w14:paraId="246E0679" w14:textId="77777777" w:rsidR="0082663E" w:rsidRPr="0082663E" w:rsidRDefault="0082663E" w:rsidP="0082663E">
      <w:pPr>
        <w:pStyle w:val="EndNoteBibliography"/>
        <w:ind w:left="720" w:hanging="720"/>
        <w:rPr>
          <w:noProof/>
        </w:rPr>
      </w:pPr>
      <w:r w:rsidRPr="0082663E">
        <w:rPr>
          <w:noProof/>
        </w:rPr>
        <w:t>19.</w:t>
      </w:r>
      <w:r w:rsidRPr="0082663E">
        <w:rPr>
          <w:noProof/>
        </w:rPr>
        <w:tab/>
        <w:t>Tatum WO, Hirsch LJ, Gelfand MA, et al. Assessment of the Predictive Value of Outpatient Smartphone Videos for Diagnosis of Epileptic Seizures. JAMA Neurol 2020;77(5):593-600. DOI: 10.1001/jamaneurol.2019.4785.</w:t>
      </w:r>
    </w:p>
    <w:p w14:paraId="22840DD8" w14:textId="77777777" w:rsidR="0082663E" w:rsidRPr="0082663E" w:rsidRDefault="0082663E" w:rsidP="0082663E">
      <w:pPr>
        <w:pStyle w:val="EndNoteBibliography"/>
        <w:ind w:left="720" w:hanging="720"/>
        <w:rPr>
          <w:noProof/>
        </w:rPr>
      </w:pPr>
      <w:r w:rsidRPr="0082663E">
        <w:rPr>
          <w:noProof/>
        </w:rPr>
        <w:t>20.</w:t>
      </w:r>
      <w:r w:rsidRPr="0082663E">
        <w:rPr>
          <w:noProof/>
        </w:rPr>
        <w:tab/>
        <w:t>Struck AF, Westover MB. Variability in clinical assessment of neuroimaging in temporal lobe epilepsy. Seizure 2015;30:132-5. DOI: 10.1016/j.seizure.2015.06.011.</w:t>
      </w:r>
    </w:p>
    <w:p w14:paraId="3F0F9CD3" w14:textId="77777777" w:rsidR="0082663E" w:rsidRPr="0082663E" w:rsidRDefault="0082663E" w:rsidP="0082663E">
      <w:pPr>
        <w:pStyle w:val="EndNoteBibliography"/>
        <w:ind w:left="720" w:hanging="720"/>
        <w:rPr>
          <w:noProof/>
        </w:rPr>
      </w:pPr>
      <w:r w:rsidRPr="0082663E">
        <w:rPr>
          <w:noProof/>
        </w:rPr>
        <w:t>21.</w:t>
      </w:r>
      <w:r w:rsidRPr="0082663E">
        <w:rPr>
          <w:noProof/>
        </w:rPr>
        <w:tab/>
        <w:t>Holden EW, Grossman E, Nguyen HT, et al. Developing a computer algorithm to identify epilepsy cases in managed care organizations. Dis Manag 2005;8(1):1-14. DOI: 10.1089/dis.2005.8.1.</w:t>
      </w:r>
    </w:p>
    <w:p w14:paraId="213B0454" w14:textId="77777777" w:rsidR="0082663E" w:rsidRPr="0082663E" w:rsidRDefault="0082663E" w:rsidP="0082663E">
      <w:pPr>
        <w:pStyle w:val="EndNoteBibliography"/>
        <w:ind w:left="720" w:hanging="720"/>
        <w:rPr>
          <w:noProof/>
        </w:rPr>
      </w:pPr>
      <w:r w:rsidRPr="0082663E">
        <w:rPr>
          <w:noProof/>
        </w:rPr>
        <w:t>22.</w:t>
      </w:r>
      <w:r w:rsidRPr="0082663E">
        <w:rPr>
          <w:noProof/>
        </w:rPr>
        <w:tab/>
        <w:t>McInnis RP, Ayub MA, Jing J, Halford JJ, Mateen FJ, Brandon Westover M. Epilepsy diagnosis using a clinical decision tool and artificially intelligent electroencephalography. Epilepsy Behav 2023;141:109135. DOI: 10.1016/j.yebeh.2023.109135.</w:t>
      </w:r>
    </w:p>
    <w:p w14:paraId="5D765D6C" w14:textId="77777777" w:rsidR="0082663E" w:rsidRPr="0082663E" w:rsidRDefault="0082663E" w:rsidP="0082663E">
      <w:pPr>
        <w:pStyle w:val="EndNoteBibliography"/>
        <w:ind w:left="720" w:hanging="720"/>
        <w:rPr>
          <w:noProof/>
        </w:rPr>
      </w:pPr>
      <w:r w:rsidRPr="0082663E">
        <w:rPr>
          <w:noProof/>
        </w:rPr>
        <w:t>23.</w:t>
      </w:r>
      <w:r w:rsidRPr="0082663E">
        <w:rPr>
          <w:noProof/>
        </w:rPr>
        <w:tab/>
        <w:t>Sheldon R, Rose S, Ritchie D, et al. Historical criteria that distinguish syncope from seizures. J Am Coll Cardiol 2002;40(1):142-8. DOI: 10.1016/s0735-1097(02)01940-x.</w:t>
      </w:r>
    </w:p>
    <w:p w14:paraId="6B39BEF3" w14:textId="77777777" w:rsidR="0082663E" w:rsidRPr="0082663E" w:rsidRDefault="0082663E" w:rsidP="0082663E">
      <w:pPr>
        <w:pStyle w:val="EndNoteBibliography"/>
        <w:ind w:left="720" w:hanging="720"/>
        <w:rPr>
          <w:noProof/>
        </w:rPr>
      </w:pPr>
      <w:r w:rsidRPr="0082663E">
        <w:rPr>
          <w:noProof/>
        </w:rPr>
        <w:t>24.</w:t>
      </w:r>
      <w:r w:rsidRPr="0082663E">
        <w:rPr>
          <w:noProof/>
        </w:rPr>
        <w:tab/>
        <w:t>Wardrope A, Jamnadas-Khoda J, Broadhurst M, et al. Machine learning as a diagnostic decision aid for patients with transient loss of consciousness. Neurol Clin Pract 2020;10(2):96-105. DOI: 10.1212/CPJ.0000000000000726.</w:t>
      </w:r>
    </w:p>
    <w:p w14:paraId="472D33EF" w14:textId="77777777" w:rsidR="0082663E" w:rsidRPr="0082663E" w:rsidRDefault="0082663E" w:rsidP="0082663E">
      <w:pPr>
        <w:pStyle w:val="EndNoteBibliography"/>
        <w:ind w:left="720" w:hanging="720"/>
        <w:rPr>
          <w:noProof/>
        </w:rPr>
      </w:pPr>
      <w:r w:rsidRPr="0082663E">
        <w:rPr>
          <w:noProof/>
        </w:rPr>
        <w:t>25.</w:t>
      </w:r>
      <w:r w:rsidRPr="0082663E">
        <w:rPr>
          <w:noProof/>
        </w:rPr>
        <w:tab/>
        <w:t>Kerr WT, Janio EA, Chau AM, et al. Objective score from initial interview identifies patients with probable dissociative seizures. Epilepsy Behav 2020;113:107525. DOI: 10.1016/j.yebeh.2020.107525.</w:t>
      </w:r>
    </w:p>
    <w:p w14:paraId="7843CE73" w14:textId="77777777" w:rsidR="0082663E" w:rsidRPr="0082663E" w:rsidRDefault="0082663E" w:rsidP="0082663E">
      <w:pPr>
        <w:pStyle w:val="EndNoteBibliography"/>
        <w:ind w:left="720" w:hanging="720"/>
        <w:rPr>
          <w:noProof/>
        </w:rPr>
      </w:pPr>
      <w:r w:rsidRPr="0082663E">
        <w:rPr>
          <w:noProof/>
        </w:rPr>
        <w:t>26.</w:t>
      </w:r>
      <w:r w:rsidRPr="0082663E">
        <w:rPr>
          <w:noProof/>
        </w:rPr>
        <w:tab/>
        <w:t>Oto MM. The misdiagnosis of epilepsy: Appraising risks and managing uncertainty. Seizure 2017;44:143-146. DOI: 10.1016/j.seizure.2016.11.029.</w:t>
      </w:r>
    </w:p>
    <w:p w14:paraId="20D53543" w14:textId="77777777" w:rsidR="0082663E" w:rsidRPr="0082663E" w:rsidRDefault="0082663E" w:rsidP="0082663E">
      <w:pPr>
        <w:pStyle w:val="EndNoteBibliography"/>
        <w:ind w:left="720" w:hanging="720"/>
        <w:rPr>
          <w:noProof/>
        </w:rPr>
      </w:pPr>
      <w:r w:rsidRPr="0082663E">
        <w:rPr>
          <w:noProof/>
        </w:rPr>
        <w:t>27.</w:t>
      </w:r>
      <w:r w:rsidRPr="0082663E">
        <w:rPr>
          <w:noProof/>
        </w:rPr>
        <w:tab/>
        <w:t>Josephson CB, Rahey S, Sadler RM. Neurocardiogenic syncope: frequency and consequences of its misdiagnosis as epilepsy. Can J Neurol Sci 2007;34(2):221-4. DOI: 10.1017/s0317167100006089.</w:t>
      </w:r>
    </w:p>
    <w:p w14:paraId="6B1DE16F" w14:textId="77777777" w:rsidR="0082663E" w:rsidRPr="0082663E" w:rsidRDefault="0082663E" w:rsidP="0082663E">
      <w:pPr>
        <w:pStyle w:val="EndNoteBibliography"/>
        <w:ind w:left="720" w:hanging="720"/>
        <w:rPr>
          <w:noProof/>
        </w:rPr>
      </w:pPr>
      <w:r w:rsidRPr="0082663E">
        <w:rPr>
          <w:noProof/>
        </w:rPr>
        <w:t>28.</w:t>
      </w:r>
      <w:r w:rsidRPr="0082663E">
        <w:rPr>
          <w:noProof/>
        </w:rPr>
        <w:tab/>
        <w:t>LaFrance WC, Jr., Benbadis SR. Avoiding the costs of unrecognized psychological nonepileptic seizures. Neurology 2006;66(11):1620-1. DOI: 10.1212/01.wnl.0000224953.94807.be.</w:t>
      </w:r>
    </w:p>
    <w:p w14:paraId="03046F06" w14:textId="77777777" w:rsidR="0082663E" w:rsidRPr="0082663E" w:rsidRDefault="0082663E" w:rsidP="0082663E">
      <w:pPr>
        <w:pStyle w:val="EndNoteBibliography"/>
        <w:ind w:left="720" w:hanging="720"/>
        <w:rPr>
          <w:noProof/>
        </w:rPr>
      </w:pPr>
      <w:r w:rsidRPr="0082663E">
        <w:rPr>
          <w:noProof/>
        </w:rPr>
        <w:t>29.</w:t>
      </w:r>
      <w:r w:rsidRPr="0082663E">
        <w:rPr>
          <w:noProof/>
        </w:rPr>
        <w:tab/>
        <w:t>Juarez-Garcia A, Stokes T, Shaw B, Camosso-Stefinovic J, Baker R. The costs of epilepsy misdiagnosis in England and Wales. Seizure 2006;15(8):598-605. DOI: 10.1016/j.seizure.2006.08.005.</w:t>
      </w:r>
    </w:p>
    <w:p w14:paraId="7B5FE5AC" w14:textId="77777777" w:rsidR="0082663E" w:rsidRPr="0082663E" w:rsidRDefault="0082663E" w:rsidP="0082663E">
      <w:pPr>
        <w:pStyle w:val="EndNoteBibliography"/>
        <w:ind w:left="720" w:hanging="720"/>
        <w:rPr>
          <w:noProof/>
        </w:rPr>
      </w:pPr>
      <w:r w:rsidRPr="0082663E">
        <w:rPr>
          <w:noProof/>
        </w:rPr>
        <w:t>30.</w:t>
      </w:r>
      <w:r w:rsidRPr="0082663E">
        <w:rPr>
          <w:noProof/>
        </w:rPr>
        <w:tab/>
        <w:t>Arain AM, Song Y, Bangalore-Vittal N, Ali S, Jabeen S, Azar NJ. Long term video/EEG prevents unnecessary vagus nerve stimulator implantation in patients with psychogenic nonepileptic seizures. Epilepsy Behav 2011;21(4):364-6. DOI: 10.1016/j.yebeh.2011.06.003.</w:t>
      </w:r>
    </w:p>
    <w:p w14:paraId="0E91E08E" w14:textId="693D9A93" w:rsidR="00EB620C" w:rsidRDefault="009A6A36" w:rsidP="003B123B">
      <w:pPr>
        <w:spacing w:line="480" w:lineRule="auto"/>
        <w:rPr>
          <w:rFonts w:ascii="Arial" w:hAnsi="Arial" w:cs="Arial"/>
          <w:b/>
          <w:bCs/>
          <w:color w:val="222222"/>
        </w:rPr>
      </w:pPr>
      <w:r w:rsidRPr="009C30F3">
        <w:rPr>
          <w:rFonts w:ascii="Arial" w:hAnsi="Arial" w:cs="Arial"/>
          <w:b/>
          <w:bCs/>
          <w:color w:val="222222"/>
        </w:rPr>
        <w:fldChar w:fldCharType="end"/>
      </w:r>
    </w:p>
    <w:p w14:paraId="2378A9C3" w14:textId="77777777" w:rsidR="000D7E4C" w:rsidRDefault="000D7E4C" w:rsidP="003B123B">
      <w:pPr>
        <w:spacing w:line="480" w:lineRule="auto"/>
        <w:rPr>
          <w:rFonts w:ascii="Arial" w:hAnsi="Arial" w:cs="Arial"/>
          <w:b/>
          <w:bCs/>
          <w:color w:val="222222"/>
        </w:rPr>
      </w:pPr>
    </w:p>
    <w:p w14:paraId="33432576" w14:textId="2C1BA006" w:rsidR="009F4FB8" w:rsidRDefault="009F4FB8" w:rsidP="003B123B">
      <w:pPr>
        <w:spacing w:line="480" w:lineRule="auto"/>
        <w:rPr>
          <w:rFonts w:ascii="Arial" w:hAnsi="Arial" w:cs="Arial"/>
          <w:b/>
          <w:bCs/>
          <w:color w:val="222222"/>
        </w:rPr>
      </w:pPr>
      <w:r>
        <w:rPr>
          <w:rFonts w:ascii="Arial" w:hAnsi="Arial" w:cs="Arial"/>
          <w:b/>
          <w:bCs/>
          <w:color w:val="222222"/>
        </w:rPr>
        <w:lastRenderedPageBreak/>
        <w:t>Q&amp;As</w:t>
      </w:r>
    </w:p>
    <w:p w14:paraId="5E89861C" w14:textId="4DC4335C" w:rsidR="009F4FB8" w:rsidRDefault="009F4FB8" w:rsidP="003B123B">
      <w:pPr>
        <w:spacing w:line="480" w:lineRule="auto"/>
        <w:rPr>
          <w:rFonts w:ascii="Arial" w:hAnsi="Arial" w:cs="Arial"/>
          <w:color w:val="222222"/>
        </w:rPr>
      </w:pPr>
      <w:r w:rsidRPr="00E17E91">
        <w:rPr>
          <w:rFonts w:ascii="Arial" w:hAnsi="Arial" w:cs="Arial"/>
          <w:color w:val="222222"/>
        </w:rPr>
        <w:t xml:space="preserve">1 </w:t>
      </w:r>
      <w:r w:rsidR="00E17E91" w:rsidRPr="00E17E91">
        <w:rPr>
          <w:rFonts w:ascii="Arial" w:hAnsi="Arial" w:cs="Arial"/>
          <w:color w:val="222222"/>
        </w:rPr>
        <w:t>–</w:t>
      </w:r>
      <w:r>
        <w:rPr>
          <w:rFonts w:ascii="Arial" w:hAnsi="Arial" w:cs="Arial"/>
          <w:b/>
          <w:bCs/>
          <w:color w:val="222222"/>
        </w:rPr>
        <w:t xml:space="preserve"> </w:t>
      </w:r>
      <w:r w:rsidR="00E17E91">
        <w:rPr>
          <w:rFonts w:ascii="Arial" w:hAnsi="Arial" w:cs="Arial"/>
          <w:color w:val="222222"/>
        </w:rPr>
        <w:t>Which of the following subtypes of “noise” reflects an expert’s tendency to over- or under-diagnose epilepsy relative to other experts?</w:t>
      </w:r>
    </w:p>
    <w:p w14:paraId="6E21598E" w14:textId="2D5A7DC7" w:rsidR="00E17E91" w:rsidRDefault="00E17E91" w:rsidP="003B123B">
      <w:pPr>
        <w:spacing w:line="480" w:lineRule="auto"/>
        <w:rPr>
          <w:rFonts w:ascii="Arial" w:hAnsi="Arial" w:cs="Arial"/>
          <w:color w:val="222222"/>
        </w:rPr>
      </w:pPr>
      <w:r>
        <w:rPr>
          <w:rFonts w:ascii="Arial" w:hAnsi="Arial" w:cs="Arial"/>
          <w:color w:val="222222"/>
        </w:rPr>
        <w:t>A) Pattern noise</w:t>
      </w:r>
    </w:p>
    <w:p w14:paraId="14434326" w14:textId="078AE828" w:rsidR="00E17E91" w:rsidRPr="00E17E91" w:rsidRDefault="00E17E91" w:rsidP="003B123B">
      <w:pPr>
        <w:spacing w:line="480" w:lineRule="auto"/>
        <w:rPr>
          <w:rFonts w:ascii="Arial" w:hAnsi="Arial" w:cs="Arial"/>
          <w:b/>
          <w:bCs/>
          <w:color w:val="222222"/>
        </w:rPr>
      </w:pPr>
      <w:r w:rsidRPr="00E17E91">
        <w:rPr>
          <w:rFonts w:ascii="Arial" w:hAnsi="Arial" w:cs="Arial"/>
          <w:b/>
          <w:bCs/>
          <w:color w:val="222222"/>
        </w:rPr>
        <w:t>B) Level noise</w:t>
      </w:r>
    </w:p>
    <w:p w14:paraId="68D074E3" w14:textId="3DD60B6C" w:rsidR="00E17E91" w:rsidRPr="00E17E91" w:rsidRDefault="00E17E91" w:rsidP="003B123B">
      <w:pPr>
        <w:spacing w:line="480" w:lineRule="auto"/>
        <w:rPr>
          <w:rFonts w:ascii="Arial" w:hAnsi="Arial" w:cs="Arial"/>
          <w:color w:val="222222"/>
        </w:rPr>
      </w:pPr>
      <w:r>
        <w:rPr>
          <w:rFonts w:ascii="Arial" w:hAnsi="Arial" w:cs="Arial"/>
          <w:color w:val="222222"/>
        </w:rPr>
        <w:t>C) Occasion noise</w:t>
      </w:r>
      <w:r>
        <w:rPr>
          <w:rFonts w:ascii="Arial" w:hAnsi="Arial" w:cs="Arial"/>
          <w:color w:val="222222"/>
        </w:rPr>
        <w:br/>
        <w:t>D) None of the above</w:t>
      </w:r>
    </w:p>
    <w:p w14:paraId="7D69421F" w14:textId="77777777" w:rsidR="009F4FB8" w:rsidRDefault="009F4FB8" w:rsidP="003B123B">
      <w:pPr>
        <w:spacing w:line="480" w:lineRule="auto"/>
        <w:rPr>
          <w:rFonts w:ascii="Arial" w:hAnsi="Arial" w:cs="Arial"/>
          <w:b/>
          <w:bCs/>
          <w:color w:val="222222"/>
        </w:rPr>
      </w:pPr>
    </w:p>
    <w:p w14:paraId="00484AB2" w14:textId="5307CCFF" w:rsidR="00E17E91" w:rsidRDefault="009F4FB8" w:rsidP="00E17E91">
      <w:pPr>
        <w:spacing w:line="480" w:lineRule="auto"/>
        <w:rPr>
          <w:rFonts w:ascii="Arial" w:hAnsi="Arial" w:cs="Arial"/>
          <w:color w:val="222222"/>
        </w:rPr>
      </w:pPr>
      <w:r w:rsidRPr="00E17E91">
        <w:rPr>
          <w:rFonts w:ascii="Arial" w:hAnsi="Arial" w:cs="Arial"/>
          <w:color w:val="222222"/>
        </w:rPr>
        <w:t xml:space="preserve">2 - </w:t>
      </w:r>
      <w:r w:rsidR="00E17E91" w:rsidRPr="00E17E91">
        <w:rPr>
          <w:rFonts w:ascii="Arial" w:hAnsi="Arial" w:cs="Arial"/>
          <w:color w:val="222222"/>
        </w:rPr>
        <w:t>Which</w:t>
      </w:r>
      <w:r w:rsidR="00E17E91">
        <w:rPr>
          <w:rFonts w:ascii="Arial" w:hAnsi="Arial" w:cs="Arial"/>
          <w:color w:val="222222"/>
        </w:rPr>
        <w:t xml:space="preserve"> of the following subtypes of “noise” reflects an expert’s idiosyncratic but stable responses to specific case features?</w:t>
      </w:r>
    </w:p>
    <w:p w14:paraId="70664B34" w14:textId="77777777" w:rsidR="00E17E91" w:rsidRPr="00E17E91" w:rsidRDefault="00E17E91" w:rsidP="00E17E91">
      <w:pPr>
        <w:spacing w:line="480" w:lineRule="auto"/>
        <w:rPr>
          <w:rFonts w:ascii="Arial" w:hAnsi="Arial" w:cs="Arial"/>
          <w:b/>
          <w:bCs/>
          <w:color w:val="222222"/>
        </w:rPr>
      </w:pPr>
      <w:r w:rsidRPr="00E17E91">
        <w:rPr>
          <w:rFonts w:ascii="Arial" w:hAnsi="Arial" w:cs="Arial"/>
          <w:b/>
          <w:bCs/>
          <w:color w:val="222222"/>
        </w:rPr>
        <w:t>A) Pattern noise</w:t>
      </w:r>
    </w:p>
    <w:p w14:paraId="1F60011B" w14:textId="77777777" w:rsidR="00E17E91" w:rsidRPr="00E17E91" w:rsidRDefault="00E17E91" w:rsidP="00E17E91">
      <w:pPr>
        <w:spacing w:line="480" w:lineRule="auto"/>
        <w:rPr>
          <w:rFonts w:ascii="Arial" w:hAnsi="Arial" w:cs="Arial"/>
          <w:color w:val="222222"/>
        </w:rPr>
      </w:pPr>
      <w:r w:rsidRPr="00E17E91">
        <w:rPr>
          <w:rFonts w:ascii="Arial" w:hAnsi="Arial" w:cs="Arial"/>
          <w:color w:val="222222"/>
        </w:rPr>
        <w:t>B) Level noise</w:t>
      </w:r>
    </w:p>
    <w:p w14:paraId="5EDB9FCD" w14:textId="1D21498A" w:rsidR="009F4FB8" w:rsidRPr="00E17E91" w:rsidRDefault="00E17E91" w:rsidP="003B123B">
      <w:pPr>
        <w:spacing w:line="480" w:lineRule="auto"/>
        <w:rPr>
          <w:rFonts w:ascii="Arial" w:hAnsi="Arial" w:cs="Arial"/>
          <w:color w:val="222222"/>
        </w:rPr>
      </w:pPr>
      <w:r>
        <w:rPr>
          <w:rFonts w:ascii="Arial" w:hAnsi="Arial" w:cs="Arial"/>
          <w:color w:val="222222"/>
        </w:rPr>
        <w:t>C) Occasion noise</w:t>
      </w:r>
      <w:r>
        <w:rPr>
          <w:rFonts w:ascii="Arial" w:hAnsi="Arial" w:cs="Arial"/>
          <w:color w:val="222222"/>
        </w:rPr>
        <w:br/>
        <w:t>D) None of the above</w:t>
      </w:r>
    </w:p>
    <w:p w14:paraId="6B2FEFBF" w14:textId="77777777" w:rsidR="009F4FB8" w:rsidRDefault="009F4FB8" w:rsidP="003B123B">
      <w:pPr>
        <w:spacing w:line="480" w:lineRule="auto"/>
        <w:rPr>
          <w:rFonts w:ascii="Arial" w:hAnsi="Arial" w:cs="Arial"/>
          <w:b/>
          <w:bCs/>
          <w:color w:val="222222"/>
        </w:rPr>
      </w:pPr>
    </w:p>
    <w:p w14:paraId="5EE1A1BB" w14:textId="58CE9AEB" w:rsidR="009F4FB8" w:rsidRPr="00E17E91" w:rsidRDefault="009F4FB8" w:rsidP="003B123B">
      <w:pPr>
        <w:spacing w:line="480" w:lineRule="auto"/>
        <w:rPr>
          <w:rFonts w:ascii="Arial" w:hAnsi="Arial" w:cs="Arial"/>
          <w:color w:val="222222"/>
        </w:rPr>
      </w:pPr>
      <w:r w:rsidRPr="00E17E91">
        <w:rPr>
          <w:rFonts w:ascii="Arial" w:hAnsi="Arial" w:cs="Arial"/>
          <w:color w:val="222222"/>
        </w:rPr>
        <w:t>3 -</w:t>
      </w:r>
      <w:r w:rsidR="00E17E91" w:rsidRPr="00E17E91">
        <w:rPr>
          <w:rFonts w:ascii="Arial" w:hAnsi="Arial" w:cs="Arial"/>
          <w:color w:val="222222"/>
        </w:rPr>
        <w:t xml:space="preserve"> Noise</w:t>
      </w:r>
      <w:r w:rsidR="00E17E91">
        <w:rPr>
          <w:rFonts w:ascii="Arial" w:hAnsi="Arial" w:cs="Arial"/>
          <w:color w:val="222222"/>
        </w:rPr>
        <w:t xml:space="preserve"> in the diagnosis of epilepsy by experts stems primarily from which subtype(s) of noise?</w:t>
      </w:r>
    </w:p>
    <w:p w14:paraId="07917B75" w14:textId="77777777" w:rsidR="00E17E91" w:rsidRPr="00E17E91" w:rsidRDefault="00E17E91" w:rsidP="00E17E91">
      <w:pPr>
        <w:spacing w:line="480" w:lineRule="auto"/>
        <w:rPr>
          <w:rFonts w:ascii="Arial" w:hAnsi="Arial" w:cs="Arial"/>
          <w:b/>
          <w:bCs/>
          <w:color w:val="222222"/>
        </w:rPr>
      </w:pPr>
      <w:r w:rsidRPr="00E17E91">
        <w:rPr>
          <w:rFonts w:ascii="Arial" w:hAnsi="Arial" w:cs="Arial"/>
          <w:b/>
          <w:bCs/>
          <w:color w:val="222222"/>
        </w:rPr>
        <w:t>A) Pattern noise</w:t>
      </w:r>
    </w:p>
    <w:p w14:paraId="7339F05F" w14:textId="77777777" w:rsidR="00E17E91" w:rsidRPr="00E17E91" w:rsidRDefault="00E17E91" w:rsidP="00E17E91">
      <w:pPr>
        <w:spacing w:line="480" w:lineRule="auto"/>
        <w:rPr>
          <w:rFonts w:ascii="Arial" w:hAnsi="Arial" w:cs="Arial"/>
          <w:b/>
          <w:bCs/>
          <w:color w:val="222222"/>
        </w:rPr>
      </w:pPr>
      <w:r w:rsidRPr="00E17E91">
        <w:rPr>
          <w:rFonts w:ascii="Arial" w:hAnsi="Arial" w:cs="Arial"/>
          <w:b/>
          <w:bCs/>
          <w:color w:val="222222"/>
        </w:rPr>
        <w:t>B) Level noise</w:t>
      </w:r>
    </w:p>
    <w:p w14:paraId="4E1B4909" w14:textId="457B2AA6" w:rsidR="009F4FB8" w:rsidRDefault="00E17E91" w:rsidP="003B123B">
      <w:pPr>
        <w:spacing w:line="480" w:lineRule="auto"/>
        <w:rPr>
          <w:rFonts w:ascii="Arial" w:hAnsi="Arial" w:cs="Arial"/>
          <w:color w:val="222222"/>
        </w:rPr>
      </w:pPr>
      <w:r>
        <w:rPr>
          <w:rFonts w:ascii="Arial" w:hAnsi="Arial" w:cs="Arial"/>
          <w:color w:val="222222"/>
        </w:rPr>
        <w:t>C) Occasion noise</w:t>
      </w:r>
      <w:r>
        <w:rPr>
          <w:rFonts w:ascii="Arial" w:hAnsi="Arial" w:cs="Arial"/>
          <w:color w:val="222222"/>
        </w:rPr>
        <w:br/>
        <w:t>D) None of the above</w:t>
      </w:r>
    </w:p>
    <w:p w14:paraId="7D1C7CC0" w14:textId="77777777" w:rsidR="00E17E91" w:rsidRDefault="00E17E91" w:rsidP="003B123B">
      <w:pPr>
        <w:spacing w:line="480" w:lineRule="auto"/>
        <w:rPr>
          <w:rFonts w:ascii="Arial" w:hAnsi="Arial" w:cs="Arial"/>
          <w:color w:val="222222"/>
        </w:rPr>
      </w:pPr>
    </w:p>
    <w:p w14:paraId="1AAAC615" w14:textId="77777777" w:rsidR="00740D74" w:rsidRPr="00E17E91" w:rsidRDefault="00740D74" w:rsidP="003B123B">
      <w:pPr>
        <w:spacing w:line="480" w:lineRule="auto"/>
        <w:rPr>
          <w:rFonts w:ascii="Arial" w:hAnsi="Arial" w:cs="Arial"/>
          <w:color w:val="222222"/>
        </w:rPr>
      </w:pPr>
    </w:p>
    <w:p w14:paraId="5DE92A1F" w14:textId="3157B362" w:rsidR="003F263D" w:rsidRPr="009C30F3" w:rsidRDefault="003F263D" w:rsidP="003B23CD">
      <w:pPr>
        <w:spacing w:line="480" w:lineRule="auto"/>
        <w:rPr>
          <w:rFonts w:ascii="Arial" w:hAnsi="Arial" w:cs="Arial"/>
          <w:b/>
          <w:bCs/>
          <w:color w:val="222222"/>
        </w:rPr>
      </w:pPr>
      <w:r w:rsidRPr="009C30F3">
        <w:rPr>
          <w:rFonts w:ascii="Arial" w:hAnsi="Arial" w:cs="Arial"/>
          <w:b/>
          <w:bCs/>
          <w:color w:val="222222"/>
        </w:rPr>
        <w:t>Table 1</w:t>
      </w:r>
    </w:p>
    <w:p w14:paraId="5A08A946" w14:textId="77777777" w:rsidR="003F263D" w:rsidRPr="009C30F3" w:rsidRDefault="003F263D" w:rsidP="00DB51DD">
      <w:pPr>
        <w:rPr>
          <w:rFonts w:ascii="Arial" w:hAnsi="Arial" w:cs="Arial"/>
          <w:b/>
          <w:bCs/>
          <w:color w:val="222222"/>
        </w:rPr>
      </w:pPr>
    </w:p>
    <w:tbl>
      <w:tblPr>
        <w:tblStyle w:val="TableGrid"/>
        <w:tblW w:w="9445" w:type="dxa"/>
        <w:tblLayout w:type="fixed"/>
        <w:tblLook w:val="04A0" w:firstRow="1" w:lastRow="0" w:firstColumn="1" w:lastColumn="0" w:noHBand="0" w:noVBand="1"/>
      </w:tblPr>
      <w:tblGrid>
        <w:gridCol w:w="625"/>
        <w:gridCol w:w="1170"/>
        <w:gridCol w:w="810"/>
        <w:gridCol w:w="900"/>
        <w:gridCol w:w="1260"/>
        <w:gridCol w:w="990"/>
        <w:gridCol w:w="1080"/>
        <w:gridCol w:w="1620"/>
        <w:gridCol w:w="990"/>
      </w:tblGrid>
      <w:tr w:rsidR="00D23DC1" w:rsidRPr="009C30F3" w14:paraId="0CC34333" w14:textId="3CEDDADA" w:rsidTr="008E40B5">
        <w:tc>
          <w:tcPr>
            <w:tcW w:w="625" w:type="dxa"/>
          </w:tcPr>
          <w:p w14:paraId="68ADA6DD" w14:textId="31C29E6C" w:rsidR="008E40B5" w:rsidRPr="009C30F3" w:rsidRDefault="008E40B5" w:rsidP="00695044">
            <w:pPr>
              <w:rPr>
                <w:rFonts w:ascii="Arial" w:hAnsi="Arial" w:cs="Arial"/>
                <w:sz w:val="16"/>
                <w:szCs w:val="16"/>
              </w:rPr>
            </w:pPr>
            <w:r w:rsidRPr="009C30F3">
              <w:rPr>
                <w:rFonts w:ascii="Arial" w:hAnsi="Arial" w:cs="Arial"/>
                <w:sz w:val="16"/>
                <w:szCs w:val="16"/>
              </w:rPr>
              <w:t>Case</w:t>
            </w:r>
          </w:p>
        </w:tc>
        <w:tc>
          <w:tcPr>
            <w:tcW w:w="1170" w:type="dxa"/>
          </w:tcPr>
          <w:p w14:paraId="68E75688" w14:textId="48328209" w:rsidR="008E40B5" w:rsidRPr="009C30F3" w:rsidRDefault="004F552B" w:rsidP="00695044">
            <w:pPr>
              <w:rPr>
                <w:rFonts w:ascii="Arial" w:hAnsi="Arial" w:cs="Arial"/>
                <w:sz w:val="16"/>
                <w:szCs w:val="16"/>
              </w:rPr>
            </w:pPr>
            <w:r w:rsidRPr="009C30F3">
              <w:rPr>
                <w:rFonts w:ascii="Arial" w:hAnsi="Arial" w:cs="Arial"/>
                <w:sz w:val="16"/>
                <w:szCs w:val="16"/>
              </w:rPr>
              <w:t>C</w:t>
            </w:r>
            <w:r w:rsidR="00904ACC" w:rsidRPr="009C30F3">
              <w:rPr>
                <w:rFonts w:ascii="Arial" w:hAnsi="Arial" w:cs="Arial"/>
                <w:sz w:val="16"/>
                <w:szCs w:val="16"/>
              </w:rPr>
              <w:t>linical diagnosis</w:t>
            </w:r>
          </w:p>
        </w:tc>
        <w:tc>
          <w:tcPr>
            <w:tcW w:w="810" w:type="dxa"/>
          </w:tcPr>
          <w:p w14:paraId="0DEF8EFA" w14:textId="640A092B" w:rsidR="008E40B5" w:rsidRPr="009C30F3" w:rsidRDefault="008E40B5" w:rsidP="00695044">
            <w:pPr>
              <w:rPr>
                <w:rFonts w:ascii="Arial" w:hAnsi="Arial" w:cs="Arial"/>
                <w:sz w:val="16"/>
                <w:szCs w:val="16"/>
              </w:rPr>
            </w:pPr>
            <w:r w:rsidRPr="009C30F3">
              <w:rPr>
                <w:rFonts w:ascii="Arial" w:hAnsi="Arial" w:cs="Arial"/>
                <w:sz w:val="16"/>
                <w:szCs w:val="16"/>
              </w:rPr>
              <w:t>Difficulty level*</w:t>
            </w:r>
          </w:p>
        </w:tc>
        <w:tc>
          <w:tcPr>
            <w:tcW w:w="900" w:type="dxa"/>
          </w:tcPr>
          <w:p w14:paraId="3A4CD20E" w14:textId="77777777" w:rsidR="008E40B5" w:rsidRPr="009C30F3" w:rsidRDefault="008E40B5" w:rsidP="00695044">
            <w:pPr>
              <w:rPr>
                <w:rFonts w:ascii="Arial" w:hAnsi="Arial" w:cs="Arial"/>
                <w:sz w:val="16"/>
                <w:szCs w:val="16"/>
              </w:rPr>
            </w:pPr>
            <w:r w:rsidRPr="009C30F3">
              <w:rPr>
                <w:rFonts w:ascii="Arial" w:hAnsi="Arial" w:cs="Arial"/>
                <w:sz w:val="16"/>
                <w:szCs w:val="16"/>
              </w:rPr>
              <w:t>Difficulty level per experts**</w:t>
            </w:r>
          </w:p>
        </w:tc>
        <w:tc>
          <w:tcPr>
            <w:tcW w:w="1260" w:type="dxa"/>
          </w:tcPr>
          <w:p w14:paraId="302336A2" w14:textId="5F0547AC" w:rsidR="008E40B5" w:rsidRPr="009C30F3" w:rsidRDefault="008E40B5" w:rsidP="00695044">
            <w:pPr>
              <w:rPr>
                <w:rFonts w:ascii="Arial" w:hAnsi="Arial" w:cs="Arial"/>
                <w:sz w:val="16"/>
                <w:szCs w:val="16"/>
              </w:rPr>
            </w:pPr>
            <w:r w:rsidRPr="009C30F3">
              <w:rPr>
                <w:rFonts w:ascii="Arial" w:hAnsi="Arial" w:cs="Arial"/>
                <w:sz w:val="16"/>
                <w:szCs w:val="16"/>
              </w:rPr>
              <w:t>Experts who requested EEG and neuroimaging</w:t>
            </w:r>
            <w:r w:rsidRPr="009C30F3">
              <w:rPr>
                <w:rFonts w:ascii="Arial" w:hAnsi="Arial" w:cs="Arial"/>
                <w:sz w:val="16"/>
                <w:szCs w:val="16"/>
                <w:vertAlign w:val="superscript"/>
              </w:rPr>
              <w:t>#</w:t>
            </w:r>
          </w:p>
        </w:tc>
        <w:tc>
          <w:tcPr>
            <w:tcW w:w="990" w:type="dxa"/>
          </w:tcPr>
          <w:p w14:paraId="51F3ACA2" w14:textId="16E13057" w:rsidR="008E40B5" w:rsidRPr="009C30F3" w:rsidRDefault="008E40B5" w:rsidP="00695044">
            <w:pPr>
              <w:rPr>
                <w:rFonts w:ascii="Arial" w:hAnsi="Arial" w:cs="Arial"/>
                <w:sz w:val="16"/>
                <w:szCs w:val="16"/>
              </w:rPr>
            </w:pPr>
            <w:r w:rsidRPr="009C30F3">
              <w:rPr>
                <w:rFonts w:ascii="Arial" w:hAnsi="Arial" w:cs="Arial"/>
                <w:sz w:val="16"/>
                <w:szCs w:val="16"/>
              </w:rPr>
              <w:t>Accuracy</w:t>
            </w:r>
            <w:r w:rsidRPr="009C30F3">
              <w:rPr>
                <w:rFonts w:ascii="Arial" w:hAnsi="Arial" w:cs="Arial"/>
                <w:sz w:val="16"/>
                <w:szCs w:val="16"/>
                <w:vertAlign w:val="superscript"/>
              </w:rPr>
              <w:t>§</w:t>
            </w:r>
            <w:r w:rsidRPr="009C30F3">
              <w:rPr>
                <w:rFonts w:ascii="Arial" w:hAnsi="Arial" w:cs="Arial"/>
                <w:sz w:val="16"/>
                <w:szCs w:val="16"/>
              </w:rPr>
              <w:t xml:space="preserve"> (relative to clinical diagnosis)</w:t>
            </w:r>
          </w:p>
        </w:tc>
        <w:tc>
          <w:tcPr>
            <w:tcW w:w="1080" w:type="dxa"/>
          </w:tcPr>
          <w:p w14:paraId="2F15FCAE" w14:textId="01164208" w:rsidR="008E40B5" w:rsidRPr="009C30F3" w:rsidRDefault="008E40B5" w:rsidP="00695044">
            <w:pPr>
              <w:rPr>
                <w:rFonts w:ascii="Arial" w:hAnsi="Arial" w:cs="Arial"/>
                <w:sz w:val="16"/>
                <w:szCs w:val="16"/>
              </w:rPr>
            </w:pPr>
            <w:r w:rsidRPr="009C30F3">
              <w:rPr>
                <w:rFonts w:ascii="Arial" w:hAnsi="Arial" w:cs="Arial"/>
                <w:sz w:val="16"/>
                <w:szCs w:val="16"/>
              </w:rPr>
              <w:t>Accuracy</w:t>
            </w:r>
            <w:r w:rsidRPr="009C30F3">
              <w:rPr>
                <w:rFonts w:ascii="Arial" w:hAnsi="Arial" w:cs="Arial"/>
                <w:sz w:val="16"/>
                <w:szCs w:val="16"/>
                <w:vertAlign w:val="superscript"/>
              </w:rPr>
              <w:t>§</w:t>
            </w:r>
            <w:r w:rsidRPr="009C30F3">
              <w:rPr>
                <w:rFonts w:ascii="Arial" w:hAnsi="Arial" w:cs="Arial"/>
                <w:sz w:val="16"/>
                <w:szCs w:val="16"/>
              </w:rPr>
              <w:t xml:space="preserve"> (relative to group consensus)</w:t>
            </w:r>
          </w:p>
        </w:tc>
        <w:tc>
          <w:tcPr>
            <w:tcW w:w="1620" w:type="dxa"/>
          </w:tcPr>
          <w:p w14:paraId="0C329D25" w14:textId="0B614EBA" w:rsidR="008E40B5" w:rsidRPr="009C30F3" w:rsidRDefault="008E40B5" w:rsidP="00695044">
            <w:pPr>
              <w:rPr>
                <w:rFonts w:ascii="Arial" w:hAnsi="Arial" w:cs="Arial"/>
                <w:sz w:val="16"/>
                <w:szCs w:val="16"/>
              </w:rPr>
            </w:pPr>
            <w:r w:rsidRPr="009C30F3">
              <w:rPr>
                <w:rFonts w:ascii="Arial" w:hAnsi="Arial" w:cs="Arial"/>
                <w:sz w:val="16"/>
                <w:szCs w:val="16"/>
              </w:rPr>
              <w:t>Experts who changed the diagnosis between occasions 1 &amp; 2</w:t>
            </w:r>
          </w:p>
        </w:tc>
        <w:tc>
          <w:tcPr>
            <w:tcW w:w="990" w:type="dxa"/>
          </w:tcPr>
          <w:p w14:paraId="0BF1AF65" w14:textId="3D7F736B" w:rsidR="008E40B5" w:rsidRPr="009C30F3" w:rsidRDefault="008E40B5" w:rsidP="00695044">
            <w:pPr>
              <w:rPr>
                <w:rFonts w:ascii="Arial" w:hAnsi="Arial" w:cs="Arial"/>
                <w:sz w:val="16"/>
                <w:szCs w:val="16"/>
              </w:rPr>
            </w:pPr>
            <w:r w:rsidRPr="009C30F3">
              <w:rPr>
                <w:rFonts w:ascii="Arial" w:hAnsi="Arial" w:cs="Arial"/>
                <w:sz w:val="16"/>
                <w:szCs w:val="16"/>
              </w:rPr>
              <w:t>Percent agreement</w:t>
            </w:r>
          </w:p>
        </w:tc>
      </w:tr>
      <w:tr w:rsidR="00673430" w:rsidRPr="009C30F3" w14:paraId="1EA623D9" w14:textId="51E27322" w:rsidTr="00695044">
        <w:tc>
          <w:tcPr>
            <w:tcW w:w="625" w:type="dxa"/>
            <w:shd w:val="clear" w:color="auto" w:fill="E7E6E6" w:themeFill="background2"/>
            <w:vAlign w:val="bottom"/>
          </w:tcPr>
          <w:p w14:paraId="39F5BC31" w14:textId="77777777" w:rsidR="00673430" w:rsidRPr="009C30F3" w:rsidRDefault="00673430" w:rsidP="00673430">
            <w:pPr>
              <w:rPr>
                <w:rFonts w:ascii="Arial" w:hAnsi="Arial" w:cs="Arial"/>
                <w:sz w:val="16"/>
                <w:szCs w:val="16"/>
              </w:rPr>
            </w:pPr>
            <w:r w:rsidRPr="009C30F3">
              <w:rPr>
                <w:rFonts w:ascii="Arial" w:hAnsi="Arial" w:cs="Arial"/>
                <w:sz w:val="16"/>
                <w:szCs w:val="16"/>
              </w:rPr>
              <w:t>1</w:t>
            </w:r>
          </w:p>
        </w:tc>
        <w:tc>
          <w:tcPr>
            <w:tcW w:w="1170" w:type="dxa"/>
            <w:shd w:val="clear" w:color="auto" w:fill="E7E6E6" w:themeFill="background2"/>
            <w:vAlign w:val="bottom"/>
          </w:tcPr>
          <w:p w14:paraId="23417447"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21167E6B"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900" w:type="dxa"/>
            <w:shd w:val="clear" w:color="auto" w:fill="E7E6E6" w:themeFill="background2"/>
            <w:vAlign w:val="bottom"/>
          </w:tcPr>
          <w:p w14:paraId="76FC924E"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shd w:val="clear" w:color="auto" w:fill="E7E6E6" w:themeFill="background2"/>
            <w:vAlign w:val="bottom"/>
          </w:tcPr>
          <w:p w14:paraId="5285A675" w14:textId="77777777" w:rsidR="00673430" w:rsidRPr="009C30F3" w:rsidRDefault="00673430" w:rsidP="00673430">
            <w:pPr>
              <w:rPr>
                <w:rFonts w:ascii="Arial" w:hAnsi="Arial" w:cs="Arial"/>
                <w:sz w:val="16"/>
                <w:szCs w:val="16"/>
              </w:rPr>
            </w:pPr>
            <w:r w:rsidRPr="009C30F3">
              <w:rPr>
                <w:rFonts w:ascii="Arial" w:hAnsi="Arial" w:cs="Arial"/>
                <w:sz w:val="16"/>
                <w:szCs w:val="16"/>
              </w:rPr>
              <w:t>73%</w:t>
            </w:r>
          </w:p>
        </w:tc>
        <w:tc>
          <w:tcPr>
            <w:tcW w:w="990" w:type="dxa"/>
            <w:shd w:val="clear" w:color="auto" w:fill="E7E6E6" w:themeFill="background2"/>
            <w:vAlign w:val="bottom"/>
          </w:tcPr>
          <w:p w14:paraId="6C4FB489" w14:textId="77777777" w:rsidR="00673430" w:rsidRPr="009C30F3" w:rsidRDefault="00673430" w:rsidP="00673430">
            <w:pPr>
              <w:rPr>
                <w:rFonts w:ascii="Arial" w:hAnsi="Arial" w:cs="Arial"/>
                <w:sz w:val="16"/>
                <w:szCs w:val="16"/>
              </w:rPr>
            </w:pPr>
            <w:r w:rsidRPr="009C30F3">
              <w:rPr>
                <w:rFonts w:ascii="Arial" w:hAnsi="Arial" w:cs="Arial"/>
                <w:sz w:val="16"/>
                <w:szCs w:val="16"/>
              </w:rPr>
              <w:t>63%</w:t>
            </w:r>
          </w:p>
        </w:tc>
        <w:tc>
          <w:tcPr>
            <w:tcW w:w="1080" w:type="dxa"/>
            <w:shd w:val="clear" w:color="auto" w:fill="E7E6E6" w:themeFill="background2"/>
          </w:tcPr>
          <w:p w14:paraId="731AC2A6" w14:textId="5144EBA0" w:rsidR="00673430" w:rsidRPr="009C30F3" w:rsidRDefault="00673430" w:rsidP="00673430">
            <w:pPr>
              <w:rPr>
                <w:rFonts w:ascii="Arial" w:hAnsi="Arial" w:cs="Arial"/>
                <w:sz w:val="16"/>
                <w:szCs w:val="16"/>
              </w:rPr>
            </w:pPr>
            <w:r w:rsidRPr="009C30F3">
              <w:rPr>
                <w:rFonts w:ascii="Arial" w:hAnsi="Arial" w:cs="Arial"/>
                <w:sz w:val="16"/>
                <w:szCs w:val="16"/>
              </w:rPr>
              <w:t>63%</w:t>
            </w:r>
          </w:p>
        </w:tc>
        <w:tc>
          <w:tcPr>
            <w:tcW w:w="1620" w:type="dxa"/>
            <w:shd w:val="clear" w:color="auto" w:fill="E7E6E6" w:themeFill="background2"/>
            <w:vAlign w:val="bottom"/>
          </w:tcPr>
          <w:p w14:paraId="48CDEA66" w14:textId="798B6125" w:rsidR="00673430" w:rsidRPr="009C30F3" w:rsidRDefault="00673430" w:rsidP="00673430">
            <w:pPr>
              <w:rPr>
                <w:rFonts w:ascii="Arial" w:hAnsi="Arial" w:cs="Arial"/>
                <w:sz w:val="16"/>
                <w:szCs w:val="16"/>
              </w:rPr>
            </w:pPr>
            <w:r w:rsidRPr="009C30F3">
              <w:rPr>
                <w:rFonts w:ascii="Arial" w:hAnsi="Arial" w:cs="Arial"/>
                <w:sz w:val="16"/>
                <w:szCs w:val="16"/>
              </w:rPr>
              <w:t>35%</w:t>
            </w:r>
          </w:p>
        </w:tc>
        <w:tc>
          <w:tcPr>
            <w:tcW w:w="990" w:type="dxa"/>
            <w:shd w:val="clear" w:color="auto" w:fill="E7E6E6" w:themeFill="background2"/>
            <w:vAlign w:val="bottom"/>
          </w:tcPr>
          <w:p w14:paraId="7767B717" w14:textId="533D8B7E" w:rsidR="00673430" w:rsidRPr="009C30F3" w:rsidRDefault="00673430" w:rsidP="00673430">
            <w:pPr>
              <w:rPr>
                <w:rFonts w:ascii="Arial" w:hAnsi="Arial" w:cs="Arial"/>
                <w:sz w:val="16"/>
                <w:szCs w:val="16"/>
              </w:rPr>
            </w:pPr>
            <w:r w:rsidRPr="009C30F3">
              <w:rPr>
                <w:rFonts w:ascii="Arial" w:hAnsi="Arial" w:cs="Arial"/>
                <w:sz w:val="16"/>
                <w:szCs w:val="16"/>
              </w:rPr>
              <w:t>52%</w:t>
            </w:r>
          </w:p>
        </w:tc>
      </w:tr>
      <w:tr w:rsidR="00673430" w:rsidRPr="009C30F3" w14:paraId="1D31B648" w14:textId="60E7E218" w:rsidTr="00695044">
        <w:tc>
          <w:tcPr>
            <w:tcW w:w="625" w:type="dxa"/>
            <w:vAlign w:val="bottom"/>
          </w:tcPr>
          <w:p w14:paraId="66B9F8AC"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1170" w:type="dxa"/>
            <w:vAlign w:val="bottom"/>
          </w:tcPr>
          <w:p w14:paraId="0785CB36"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32D1793C" w14:textId="77777777" w:rsidR="00673430" w:rsidRPr="009C30F3" w:rsidRDefault="00673430" w:rsidP="00673430">
            <w:pPr>
              <w:rPr>
                <w:rFonts w:ascii="Arial" w:hAnsi="Arial" w:cs="Arial"/>
                <w:sz w:val="16"/>
                <w:szCs w:val="16"/>
              </w:rPr>
            </w:pPr>
            <w:r w:rsidRPr="009C30F3">
              <w:rPr>
                <w:rFonts w:ascii="Arial" w:hAnsi="Arial" w:cs="Arial"/>
                <w:sz w:val="16"/>
                <w:szCs w:val="16"/>
              </w:rPr>
              <w:t>4</w:t>
            </w:r>
          </w:p>
        </w:tc>
        <w:tc>
          <w:tcPr>
            <w:tcW w:w="900" w:type="dxa"/>
            <w:vAlign w:val="bottom"/>
          </w:tcPr>
          <w:p w14:paraId="2924C97E"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0352A053" w14:textId="77777777" w:rsidR="00673430" w:rsidRPr="009C30F3" w:rsidRDefault="00673430" w:rsidP="00673430">
            <w:pPr>
              <w:rPr>
                <w:rFonts w:ascii="Arial" w:hAnsi="Arial" w:cs="Arial"/>
                <w:sz w:val="16"/>
                <w:szCs w:val="16"/>
              </w:rPr>
            </w:pPr>
            <w:r w:rsidRPr="009C30F3">
              <w:rPr>
                <w:rFonts w:ascii="Arial" w:hAnsi="Arial" w:cs="Arial"/>
                <w:sz w:val="16"/>
                <w:szCs w:val="16"/>
              </w:rPr>
              <w:t>78%</w:t>
            </w:r>
          </w:p>
        </w:tc>
        <w:tc>
          <w:tcPr>
            <w:tcW w:w="990" w:type="dxa"/>
            <w:vAlign w:val="bottom"/>
          </w:tcPr>
          <w:p w14:paraId="13DD3073" w14:textId="77777777" w:rsidR="00673430" w:rsidRPr="009C30F3" w:rsidRDefault="00673430" w:rsidP="00673430">
            <w:pPr>
              <w:rPr>
                <w:rFonts w:ascii="Arial" w:hAnsi="Arial" w:cs="Arial"/>
                <w:sz w:val="16"/>
                <w:szCs w:val="16"/>
              </w:rPr>
            </w:pPr>
            <w:r w:rsidRPr="009C30F3">
              <w:rPr>
                <w:rFonts w:ascii="Arial" w:hAnsi="Arial" w:cs="Arial"/>
                <w:sz w:val="16"/>
                <w:szCs w:val="16"/>
              </w:rPr>
              <w:t>20%</w:t>
            </w:r>
          </w:p>
        </w:tc>
        <w:tc>
          <w:tcPr>
            <w:tcW w:w="1080" w:type="dxa"/>
          </w:tcPr>
          <w:p w14:paraId="721AB01D" w14:textId="742123AB" w:rsidR="00673430" w:rsidRPr="009C30F3" w:rsidRDefault="00673430" w:rsidP="00673430">
            <w:pPr>
              <w:rPr>
                <w:rFonts w:ascii="Arial" w:hAnsi="Arial" w:cs="Arial"/>
                <w:sz w:val="16"/>
                <w:szCs w:val="16"/>
              </w:rPr>
            </w:pPr>
            <w:r w:rsidRPr="009C30F3">
              <w:rPr>
                <w:rFonts w:ascii="Arial" w:hAnsi="Arial" w:cs="Arial"/>
                <w:sz w:val="16"/>
                <w:szCs w:val="16"/>
              </w:rPr>
              <w:t>80%</w:t>
            </w:r>
          </w:p>
        </w:tc>
        <w:tc>
          <w:tcPr>
            <w:tcW w:w="1620" w:type="dxa"/>
            <w:vAlign w:val="bottom"/>
          </w:tcPr>
          <w:p w14:paraId="27986A46" w14:textId="64AA3E08" w:rsidR="00673430" w:rsidRPr="009C30F3" w:rsidRDefault="00673430" w:rsidP="00673430">
            <w:pPr>
              <w:rPr>
                <w:rFonts w:ascii="Arial" w:hAnsi="Arial" w:cs="Arial"/>
                <w:sz w:val="16"/>
                <w:szCs w:val="16"/>
              </w:rPr>
            </w:pPr>
            <w:r w:rsidRPr="009C30F3">
              <w:rPr>
                <w:rFonts w:ascii="Arial" w:hAnsi="Arial" w:cs="Arial"/>
                <w:sz w:val="16"/>
                <w:szCs w:val="16"/>
              </w:rPr>
              <w:t>10%</w:t>
            </w:r>
          </w:p>
        </w:tc>
        <w:tc>
          <w:tcPr>
            <w:tcW w:w="990" w:type="dxa"/>
            <w:vAlign w:val="bottom"/>
          </w:tcPr>
          <w:p w14:paraId="3AD98C69" w14:textId="7B1D4972" w:rsidR="00673430" w:rsidRPr="009C30F3" w:rsidRDefault="00673430" w:rsidP="00673430">
            <w:pPr>
              <w:rPr>
                <w:rFonts w:ascii="Arial" w:hAnsi="Arial" w:cs="Arial"/>
                <w:sz w:val="16"/>
                <w:szCs w:val="16"/>
              </w:rPr>
            </w:pPr>
            <w:r w:rsidRPr="009C30F3">
              <w:rPr>
                <w:rFonts w:ascii="Arial" w:hAnsi="Arial" w:cs="Arial"/>
                <w:sz w:val="16"/>
                <w:szCs w:val="16"/>
              </w:rPr>
              <w:t>67%</w:t>
            </w:r>
          </w:p>
        </w:tc>
      </w:tr>
      <w:tr w:rsidR="00673430" w:rsidRPr="009C30F3" w14:paraId="4C3C6D3B" w14:textId="46EC5BE1" w:rsidTr="00695044">
        <w:tc>
          <w:tcPr>
            <w:tcW w:w="625" w:type="dxa"/>
            <w:vAlign w:val="bottom"/>
          </w:tcPr>
          <w:p w14:paraId="172A9A23"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170" w:type="dxa"/>
            <w:vAlign w:val="bottom"/>
          </w:tcPr>
          <w:p w14:paraId="5867EA1C"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258D1342" w14:textId="77777777" w:rsidR="00673430" w:rsidRPr="009C30F3" w:rsidRDefault="00673430" w:rsidP="00673430">
            <w:pPr>
              <w:rPr>
                <w:rFonts w:ascii="Arial" w:hAnsi="Arial" w:cs="Arial"/>
                <w:sz w:val="16"/>
                <w:szCs w:val="16"/>
              </w:rPr>
            </w:pPr>
            <w:r w:rsidRPr="009C30F3">
              <w:rPr>
                <w:rFonts w:ascii="Arial" w:hAnsi="Arial" w:cs="Arial"/>
                <w:sz w:val="16"/>
                <w:szCs w:val="16"/>
              </w:rPr>
              <w:t>4</w:t>
            </w:r>
          </w:p>
        </w:tc>
        <w:tc>
          <w:tcPr>
            <w:tcW w:w="900" w:type="dxa"/>
            <w:vAlign w:val="bottom"/>
          </w:tcPr>
          <w:p w14:paraId="302891B6"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1F6AB894" w14:textId="77777777" w:rsidR="00673430" w:rsidRPr="009C30F3" w:rsidRDefault="00673430" w:rsidP="00673430">
            <w:pPr>
              <w:rPr>
                <w:rFonts w:ascii="Arial" w:hAnsi="Arial" w:cs="Arial"/>
                <w:sz w:val="16"/>
                <w:szCs w:val="16"/>
              </w:rPr>
            </w:pPr>
            <w:r w:rsidRPr="009C30F3">
              <w:rPr>
                <w:rFonts w:ascii="Arial" w:hAnsi="Arial" w:cs="Arial"/>
                <w:sz w:val="16"/>
                <w:szCs w:val="16"/>
              </w:rPr>
              <w:t>93%</w:t>
            </w:r>
          </w:p>
        </w:tc>
        <w:tc>
          <w:tcPr>
            <w:tcW w:w="990" w:type="dxa"/>
            <w:vAlign w:val="bottom"/>
          </w:tcPr>
          <w:p w14:paraId="5C37C7DA" w14:textId="77777777" w:rsidR="00673430" w:rsidRPr="009C30F3" w:rsidRDefault="00673430" w:rsidP="00673430">
            <w:pPr>
              <w:rPr>
                <w:rFonts w:ascii="Arial" w:hAnsi="Arial" w:cs="Arial"/>
                <w:sz w:val="16"/>
                <w:szCs w:val="16"/>
              </w:rPr>
            </w:pPr>
            <w:r w:rsidRPr="009C30F3">
              <w:rPr>
                <w:rFonts w:ascii="Arial" w:hAnsi="Arial" w:cs="Arial"/>
                <w:sz w:val="16"/>
                <w:szCs w:val="16"/>
              </w:rPr>
              <w:t>25%</w:t>
            </w:r>
          </w:p>
        </w:tc>
        <w:tc>
          <w:tcPr>
            <w:tcW w:w="1080" w:type="dxa"/>
          </w:tcPr>
          <w:p w14:paraId="1E5BECFB" w14:textId="730DDBBB" w:rsidR="00673430" w:rsidRPr="009C30F3" w:rsidRDefault="00673430" w:rsidP="00673430">
            <w:pPr>
              <w:rPr>
                <w:rFonts w:ascii="Arial" w:hAnsi="Arial" w:cs="Arial"/>
                <w:sz w:val="16"/>
                <w:szCs w:val="16"/>
              </w:rPr>
            </w:pPr>
            <w:r w:rsidRPr="009C30F3">
              <w:rPr>
                <w:rFonts w:ascii="Arial" w:hAnsi="Arial" w:cs="Arial"/>
                <w:sz w:val="16"/>
                <w:szCs w:val="16"/>
              </w:rPr>
              <w:t>75%</w:t>
            </w:r>
          </w:p>
        </w:tc>
        <w:tc>
          <w:tcPr>
            <w:tcW w:w="1620" w:type="dxa"/>
            <w:vAlign w:val="bottom"/>
          </w:tcPr>
          <w:p w14:paraId="62FAD7FA" w14:textId="04E3485E" w:rsidR="00673430" w:rsidRPr="009C30F3" w:rsidRDefault="00673430" w:rsidP="00673430">
            <w:pPr>
              <w:rPr>
                <w:rFonts w:ascii="Arial" w:hAnsi="Arial" w:cs="Arial"/>
                <w:sz w:val="16"/>
                <w:szCs w:val="16"/>
              </w:rPr>
            </w:pPr>
            <w:r w:rsidRPr="009C30F3">
              <w:rPr>
                <w:rFonts w:ascii="Arial" w:hAnsi="Arial" w:cs="Arial"/>
                <w:sz w:val="16"/>
                <w:szCs w:val="16"/>
              </w:rPr>
              <w:t>30%</w:t>
            </w:r>
          </w:p>
        </w:tc>
        <w:tc>
          <w:tcPr>
            <w:tcW w:w="990" w:type="dxa"/>
            <w:vAlign w:val="bottom"/>
          </w:tcPr>
          <w:p w14:paraId="748DA85E" w14:textId="2D97911A" w:rsidR="00673430" w:rsidRPr="009C30F3" w:rsidRDefault="00673430" w:rsidP="00673430">
            <w:pPr>
              <w:rPr>
                <w:rFonts w:ascii="Arial" w:hAnsi="Arial" w:cs="Arial"/>
                <w:sz w:val="16"/>
                <w:szCs w:val="16"/>
              </w:rPr>
            </w:pPr>
            <w:r w:rsidRPr="009C30F3">
              <w:rPr>
                <w:rFonts w:ascii="Arial" w:hAnsi="Arial" w:cs="Arial"/>
                <w:sz w:val="16"/>
                <w:szCs w:val="16"/>
              </w:rPr>
              <w:t>61%</w:t>
            </w:r>
          </w:p>
        </w:tc>
      </w:tr>
      <w:tr w:rsidR="00673430" w:rsidRPr="009C30F3" w14:paraId="492E1309" w14:textId="798111FC" w:rsidTr="00695044">
        <w:tc>
          <w:tcPr>
            <w:tcW w:w="625" w:type="dxa"/>
            <w:vAlign w:val="bottom"/>
          </w:tcPr>
          <w:p w14:paraId="4537615A" w14:textId="77777777" w:rsidR="00673430" w:rsidRPr="009C30F3" w:rsidRDefault="00673430" w:rsidP="00673430">
            <w:pPr>
              <w:rPr>
                <w:rFonts w:ascii="Arial" w:hAnsi="Arial" w:cs="Arial"/>
                <w:sz w:val="16"/>
                <w:szCs w:val="16"/>
              </w:rPr>
            </w:pPr>
            <w:r w:rsidRPr="009C30F3">
              <w:rPr>
                <w:rFonts w:ascii="Arial" w:hAnsi="Arial" w:cs="Arial"/>
                <w:sz w:val="16"/>
                <w:szCs w:val="16"/>
              </w:rPr>
              <w:t>4</w:t>
            </w:r>
          </w:p>
        </w:tc>
        <w:tc>
          <w:tcPr>
            <w:tcW w:w="1170" w:type="dxa"/>
            <w:vAlign w:val="bottom"/>
          </w:tcPr>
          <w:p w14:paraId="789E8944"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7504F228"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900" w:type="dxa"/>
            <w:vAlign w:val="bottom"/>
          </w:tcPr>
          <w:p w14:paraId="59CADD7E"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56A01971" w14:textId="77777777" w:rsidR="00673430" w:rsidRPr="009C30F3" w:rsidRDefault="00673430" w:rsidP="00673430">
            <w:pPr>
              <w:rPr>
                <w:rFonts w:ascii="Arial" w:hAnsi="Arial" w:cs="Arial"/>
                <w:sz w:val="16"/>
                <w:szCs w:val="16"/>
              </w:rPr>
            </w:pPr>
            <w:r w:rsidRPr="009C30F3">
              <w:rPr>
                <w:rFonts w:ascii="Arial" w:hAnsi="Arial" w:cs="Arial"/>
                <w:sz w:val="16"/>
                <w:szCs w:val="16"/>
              </w:rPr>
              <w:t>88%</w:t>
            </w:r>
          </w:p>
        </w:tc>
        <w:tc>
          <w:tcPr>
            <w:tcW w:w="990" w:type="dxa"/>
            <w:vAlign w:val="bottom"/>
          </w:tcPr>
          <w:p w14:paraId="56FCE8C1" w14:textId="77777777" w:rsidR="00673430" w:rsidRPr="009C30F3" w:rsidRDefault="00673430" w:rsidP="00673430">
            <w:pPr>
              <w:rPr>
                <w:rFonts w:ascii="Arial" w:hAnsi="Arial" w:cs="Arial"/>
                <w:sz w:val="16"/>
                <w:szCs w:val="16"/>
              </w:rPr>
            </w:pPr>
            <w:r w:rsidRPr="009C30F3">
              <w:rPr>
                <w:rFonts w:ascii="Arial" w:hAnsi="Arial" w:cs="Arial"/>
                <w:sz w:val="16"/>
                <w:szCs w:val="16"/>
              </w:rPr>
              <w:t>48%</w:t>
            </w:r>
          </w:p>
        </w:tc>
        <w:tc>
          <w:tcPr>
            <w:tcW w:w="1080" w:type="dxa"/>
          </w:tcPr>
          <w:p w14:paraId="3EBABE47" w14:textId="037BE7C4" w:rsidR="00673430" w:rsidRPr="009C30F3" w:rsidRDefault="00673430" w:rsidP="00673430">
            <w:pPr>
              <w:rPr>
                <w:rFonts w:ascii="Arial" w:hAnsi="Arial" w:cs="Arial"/>
                <w:sz w:val="16"/>
                <w:szCs w:val="16"/>
              </w:rPr>
            </w:pPr>
            <w:r w:rsidRPr="009C30F3">
              <w:rPr>
                <w:rFonts w:ascii="Arial" w:hAnsi="Arial" w:cs="Arial"/>
                <w:sz w:val="16"/>
                <w:szCs w:val="16"/>
              </w:rPr>
              <w:t>53%</w:t>
            </w:r>
          </w:p>
        </w:tc>
        <w:tc>
          <w:tcPr>
            <w:tcW w:w="1620" w:type="dxa"/>
            <w:vAlign w:val="bottom"/>
          </w:tcPr>
          <w:p w14:paraId="3F7A12C0" w14:textId="479F20D1" w:rsidR="00673430" w:rsidRPr="009C30F3" w:rsidRDefault="00673430" w:rsidP="00673430">
            <w:pPr>
              <w:rPr>
                <w:rFonts w:ascii="Arial" w:hAnsi="Arial" w:cs="Arial"/>
                <w:sz w:val="16"/>
                <w:szCs w:val="16"/>
              </w:rPr>
            </w:pPr>
            <w:r w:rsidRPr="009C30F3">
              <w:rPr>
                <w:rFonts w:ascii="Arial" w:hAnsi="Arial" w:cs="Arial"/>
                <w:sz w:val="16"/>
                <w:szCs w:val="16"/>
              </w:rPr>
              <w:t>15%</w:t>
            </w:r>
          </w:p>
        </w:tc>
        <w:tc>
          <w:tcPr>
            <w:tcW w:w="990" w:type="dxa"/>
            <w:vAlign w:val="bottom"/>
          </w:tcPr>
          <w:p w14:paraId="679BE9B4" w14:textId="2AA6617F" w:rsidR="00673430" w:rsidRPr="009C30F3" w:rsidRDefault="00673430" w:rsidP="00673430">
            <w:pPr>
              <w:rPr>
                <w:rFonts w:ascii="Arial" w:hAnsi="Arial" w:cs="Arial"/>
                <w:sz w:val="16"/>
                <w:szCs w:val="16"/>
              </w:rPr>
            </w:pPr>
            <w:r w:rsidRPr="009C30F3">
              <w:rPr>
                <w:rFonts w:ascii="Arial" w:hAnsi="Arial" w:cs="Arial"/>
                <w:sz w:val="16"/>
                <w:szCs w:val="16"/>
              </w:rPr>
              <w:t>48%</w:t>
            </w:r>
          </w:p>
        </w:tc>
      </w:tr>
      <w:tr w:rsidR="00673430" w:rsidRPr="009C30F3" w14:paraId="006F233F" w14:textId="636193A7" w:rsidTr="00695044">
        <w:tc>
          <w:tcPr>
            <w:tcW w:w="625" w:type="dxa"/>
            <w:shd w:val="clear" w:color="auto" w:fill="E7E6E6" w:themeFill="background2"/>
            <w:vAlign w:val="bottom"/>
          </w:tcPr>
          <w:p w14:paraId="079D1E75" w14:textId="77777777" w:rsidR="00673430" w:rsidRPr="009C30F3" w:rsidRDefault="00673430" w:rsidP="00673430">
            <w:pPr>
              <w:rPr>
                <w:rFonts w:ascii="Arial" w:hAnsi="Arial" w:cs="Arial"/>
                <w:sz w:val="16"/>
                <w:szCs w:val="16"/>
              </w:rPr>
            </w:pPr>
            <w:r w:rsidRPr="009C30F3">
              <w:rPr>
                <w:rFonts w:ascii="Arial" w:hAnsi="Arial" w:cs="Arial"/>
                <w:sz w:val="16"/>
                <w:szCs w:val="16"/>
              </w:rPr>
              <w:t>5</w:t>
            </w:r>
          </w:p>
        </w:tc>
        <w:tc>
          <w:tcPr>
            <w:tcW w:w="1170" w:type="dxa"/>
            <w:shd w:val="clear" w:color="auto" w:fill="E7E6E6" w:themeFill="background2"/>
            <w:vAlign w:val="bottom"/>
          </w:tcPr>
          <w:p w14:paraId="31A62E58"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4F4CB684" w14:textId="77777777" w:rsidR="00673430" w:rsidRPr="009C30F3" w:rsidRDefault="00673430" w:rsidP="00673430">
            <w:pPr>
              <w:rPr>
                <w:rFonts w:ascii="Arial" w:hAnsi="Arial" w:cs="Arial"/>
                <w:sz w:val="16"/>
                <w:szCs w:val="16"/>
              </w:rPr>
            </w:pPr>
            <w:r w:rsidRPr="009C30F3">
              <w:rPr>
                <w:rFonts w:ascii="Arial" w:hAnsi="Arial" w:cs="Arial"/>
                <w:sz w:val="16"/>
                <w:szCs w:val="16"/>
              </w:rPr>
              <w:t>1</w:t>
            </w:r>
          </w:p>
        </w:tc>
        <w:tc>
          <w:tcPr>
            <w:tcW w:w="900" w:type="dxa"/>
            <w:shd w:val="clear" w:color="auto" w:fill="E7E6E6" w:themeFill="background2"/>
            <w:vAlign w:val="bottom"/>
          </w:tcPr>
          <w:p w14:paraId="4D02C9E8"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1260" w:type="dxa"/>
            <w:shd w:val="clear" w:color="auto" w:fill="E7E6E6" w:themeFill="background2"/>
            <w:vAlign w:val="bottom"/>
          </w:tcPr>
          <w:p w14:paraId="7F08AEF5" w14:textId="77777777" w:rsidR="00673430" w:rsidRPr="009C30F3" w:rsidRDefault="00673430" w:rsidP="00673430">
            <w:pPr>
              <w:rPr>
                <w:rFonts w:ascii="Arial" w:hAnsi="Arial" w:cs="Arial"/>
                <w:sz w:val="16"/>
                <w:szCs w:val="16"/>
              </w:rPr>
            </w:pPr>
            <w:r w:rsidRPr="009C30F3">
              <w:rPr>
                <w:rFonts w:ascii="Arial" w:hAnsi="Arial" w:cs="Arial"/>
                <w:sz w:val="16"/>
                <w:szCs w:val="16"/>
              </w:rPr>
              <w:t>70%</w:t>
            </w:r>
          </w:p>
        </w:tc>
        <w:tc>
          <w:tcPr>
            <w:tcW w:w="990" w:type="dxa"/>
            <w:shd w:val="clear" w:color="auto" w:fill="E7E6E6" w:themeFill="background2"/>
            <w:vAlign w:val="bottom"/>
          </w:tcPr>
          <w:p w14:paraId="0B2CD981" w14:textId="77777777" w:rsidR="00673430" w:rsidRPr="009C30F3" w:rsidRDefault="00673430" w:rsidP="00673430">
            <w:pPr>
              <w:rPr>
                <w:rFonts w:ascii="Arial" w:hAnsi="Arial" w:cs="Arial"/>
                <w:sz w:val="16"/>
                <w:szCs w:val="16"/>
              </w:rPr>
            </w:pPr>
            <w:r w:rsidRPr="009C30F3">
              <w:rPr>
                <w:rFonts w:ascii="Arial" w:hAnsi="Arial" w:cs="Arial"/>
                <w:sz w:val="16"/>
                <w:szCs w:val="16"/>
              </w:rPr>
              <w:t>100%</w:t>
            </w:r>
          </w:p>
        </w:tc>
        <w:tc>
          <w:tcPr>
            <w:tcW w:w="1080" w:type="dxa"/>
            <w:shd w:val="clear" w:color="auto" w:fill="E7E6E6" w:themeFill="background2"/>
          </w:tcPr>
          <w:p w14:paraId="50A7C972" w14:textId="447C2A13" w:rsidR="00673430" w:rsidRPr="009C30F3" w:rsidRDefault="00673430" w:rsidP="00673430">
            <w:pPr>
              <w:rPr>
                <w:rFonts w:ascii="Arial" w:hAnsi="Arial" w:cs="Arial"/>
                <w:sz w:val="16"/>
                <w:szCs w:val="16"/>
              </w:rPr>
            </w:pPr>
            <w:r w:rsidRPr="009C30F3">
              <w:rPr>
                <w:rFonts w:ascii="Arial" w:hAnsi="Arial" w:cs="Arial"/>
                <w:sz w:val="16"/>
                <w:szCs w:val="16"/>
              </w:rPr>
              <w:t>100%</w:t>
            </w:r>
          </w:p>
        </w:tc>
        <w:tc>
          <w:tcPr>
            <w:tcW w:w="1620" w:type="dxa"/>
            <w:shd w:val="clear" w:color="auto" w:fill="E7E6E6" w:themeFill="background2"/>
            <w:vAlign w:val="bottom"/>
          </w:tcPr>
          <w:p w14:paraId="52A0DDF0" w14:textId="1D228728" w:rsidR="00673430" w:rsidRPr="009C30F3" w:rsidRDefault="00673430" w:rsidP="00673430">
            <w:pPr>
              <w:rPr>
                <w:rFonts w:ascii="Arial" w:hAnsi="Arial" w:cs="Arial"/>
                <w:sz w:val="16"/>
                <w:szCs w:val="16"/>
              </w:rPr>
            </w:pPr>
            <w:r w:rsidRPr="009C30F3">
              <w:rPr>
                <w:rFonts w:ascii="Arial" w:hAnsi="Arial" w:cs="Arial"/>
                <w:sz w:val="16"/>
                <w:szCs w:val="16"/>
              </w:rPr>
              <w:t>0%</w:t>
            </w:r>
          </w:p>
        </w:tc>
        <w:tc>
          <w:tcPr>
            <w:tcW w:w="990" w:type="dxa"/>
            <w:shd w:val="clear" w:color="auto" w:fill="E7E6E6" w:themeFill="background2"/>
            <w:vAlign w:val="bottom"/>
          </w:tcPr>
          <w:p w14:paraId="316A51C6" w14:textId="4BF710D0" w:rsidR="00673430" w:rsidRPr="009C30F3" w:rsidRDefault="00673430" w:rsidP="00673430">
            <w:pPr>
              <w:rPr>
                <w:rFonts w:ascii="Arial" w:hAnsi="Arial" w:cs="Arial"/>
                <w:sz w:val="16"/>
                <w:szCs w:val="16"/>
              </w:rPr>
            </w:pPr>
            <w:r w:rsidRPr="009C30F3">
              <w:rPr>
                <w:rFonts w:ascii="Arial" w:hAnsi="Arial" w:cs="Arial"/>
                <w:sz w:val="16"/>
                <w:szCs w:val="16"/>
              </w:rPr>
              <w:t>100%</w:t>
            </w:r>
          </w:p>
        </w:tc>
      </w:tr>
      <w:tr w:rsidR="00673430" w:rsidRPr="009C30F3" w14:paraId="0F806D15" w14:textId="56CFE62E" w:rsidTr="00695044">
        <w:tc>
          <w:tcPr>
            <w:tcW w:w="625" w:type="dxa"/>
            <w:shd w:val="clear" w:color="auto" w:fill="E7E6E6" w:themeFill="background2"/>
            <w:vAlign w:val="bottom"/>
          </w:tcPr>
          <w:p w14:paraId="42A7E04F" w14:textId="77777777" w:rsidR="00673430" w:rsidRPr="009C30F3" w:rsidRDefault="00673430" w:rsidP="00673430">
            <w:pPr>
              <w:rPr>
                <w:rFonts w:ascii="Arial" w:hAnsi="Arial" w:cs="Arial"/>
                <w:sz w:val="16"/>
                <w:szCs w:val="16"/>
              </w:rPr>
            </w:pPr>
            <w:r w:rsidRPr="009C30F3">
              <w:rPr>
                <w:rFonts w:ascii="Arial" w:hAnsi="Arial" w:cs="Arial"/>
                <w:sz w:val="16"/>
                <w:szCs w:val="16"/>
              </w:rPr>
              <w:t>6</w:t>
            </w:r>
          </w:p>
        </w:tc>
        <w:tc>
          <w:tcPr>
            <w:tcW w:w="1170" w:type="dxa"/>
            <w:shd w:val="clear" w:color="auto" w:fill="E7E6E6" w:themeFill="background2"/>
            <w:vAlign w:val="bottom"/>
          </w:tcPr>
          <w:p w14:paraId="3D5507EC"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021DCA25"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900" w:type="dxa"/>
            <w:shd w:val="clear" w:color="auto" w:fill="E7E6E6" w:themeFill="background2"/>
            <w:vAlign w:val="bottom"/>
          </w:tcPr>
          <w:p w14:paraId="4BE0A603"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shd w:val="clear" w:color="auto" w:fill="E7E6E6" w:themeFill="background2"/>
            <w:vAlign w:val="bottom"/>
          </w:tcPr>
          <w:p w14:paraId="044DA041" w14:textId="77777777" w:rsidR="00673430" w:rsidRPr="009C30F3" w:rsidRDefault="00673430" w:rsidP="00673430">
            <w:pPr>
              <w:rPr>
                <w:rFonts w:ascii="Arial" w:hAnsi="Arial" w:cs="Arial"/>
                <w:sz w:val="16"/>
                <w:szCs w:val="16"/>
              </w:rPr>
            </w:pPr>
            <w:r w:rsidRPr="009C30F3">
              <w:rPr>
                <w:rFonts w:ascii="Arial" w:hAnsi="Arial" w:cs="Arial"/>
                <w:sz w:val="16"/>
                <w:szCs w:val="16"/>
              </w:rPr>
              <w:t>58%</w:t>
            </w:r>
          </w:p>
        </w:tc>
        <w:tc>
          <w:tcPr>
            <w:tcW w:w="990" w:type="dxa"/>
            <w:shd w:val="clear" w:color="auto" w:fill="E7E6E6" w:themeFill="background2"/>
            <w:vAlign w:val="bottom"/>
          </w:tcPr>
          <w:p w14:paraId="31099BF4" w14:textId="77777777" w:rsidR="00673430" w:rsidRPr="009C30F3" w:rsidRDefault="00673430" w:rsidP="00673430">
            <w:pPr>
              <w:rPr>
                <w:rFonts w:ascii="Arial" w:hAnsi="Arial" w:cs="Arial"/>
                <w:sz w:val="16"/>
                <w:szCs w:val="16"/>
              </w:rPr>
            </w:pPr>
            <w:r w:rsidRPr="009C30F3">
              <w:rPr>
                <w:rFonts w:ascii="Arial" w:hAnsi="Arial" w:cs="Arial"/>
                <w:sz w:val="16"/>
                <w:szCs w:val="16"/>
              </w:rPr>
              <w:t>65%</w:t>
            </w:r>
          </w:p>
        </w:tc>
        <w:tc>
          <w:tcPr>
            <w:tcW w:w="1080" w:type="dxa"/>
            <w:shd w:val="clear" w:color="auto" w:fill="E7E6E6" w:themeFill="background2"/>
          </w:tcPr>
          <w:p w14:paraId="1039174C" w14:textId="0D1DD3CD" w:rsidR="00673430" w:rsidRPr="009C30F3" w:rsidRDefault="00673430" w:rsidP="00673430">
            <w:pPr>
              <w:rPr>
                <w:rFonts w:ascii="Arial" w:hAnsi="Arial" w:cs="Arial"/>
                <w:sz w:val="16"/>
                <w:szCs w:val="16"/>
              </w:rPr>
            </w:pPr>
            <w:r w:rsidRPr="009C30F3">
              <w:rPr>
                <w:rFonts w:ascii="Arial" w:hAnsi="Arial" w:cs="Arial"/>
                <w:sz w:val="16"/>
                <w:szCs w:val="16"/>
              </w:rPr>
              <w:t>65%</w:t>
            </w:r>
          </w:p>
        </w:tc>
        <w:tc>
          <w:tcPr>
            <w:tcW w:w="1620" w:type="dxa"/>
            <w:shd w:val="clear" w:color="auto" w:fill="E7E6E6" w:themeFill="background2"/>
            <w:vAlign w:val="bottom"/>
          </w:tcPr>
          <w:p w14:paraId="58B0BE46" w14:textId="4FE7F1EE" w:rsidR="00673430" w:rsidRPr="009C30F3" w:rsidRDefault="00673430" w:rsidP="00673430">
            <w:pPr>
              <w:rPr>
                <w:rFonts w:ascii="Arial" w:hAnsi="Arial" w:cs="Arial"/>
                <w:sz w:val="16"/>
                <w:szCs w:val="16"/>
              </w:rPr>
            </w:pPr>
            <w:r w:rsidRPr="009C30F3">
              <w:rPr>
                <w:rFonts w:ascii="Arial" w:hAnsi="Arial" w:cs="Arial"/>
                <w:sz w:val="16"/>
                <w:szCs w:val="16"/>
              </w:rPr>
              <w:t>40%</w:t>
            </w:r>
          </w:p>
        </w:tc>
        <w:tc>
          <w:tcPr>
            <w:tcW w:w="990" w:type="dxa"/>
            <w:shd w:val="clear" w:color="auto" w:fill="E7E6E6" w:themeFill="background2"/>
            <w:vAlign w:val="bottom"/>
          </w:tcPr>
          <w:p w14:paraId="00BE56F8" w14:textId="604CE6EF" w:rsidR="00673430" w:rsidRPr="009C30F3" w:rsidRDefault="00673430" w:rsidP="00673430">
            <w:pPr>
              <w:rPr>
                <w:rFonts w:ascii="Arial" w:hAnsi="Arial" w:cs="Arial"/>
                <w:sz w:val="16"/>
                <w:szCs w:val="16"/>
              </w:rPr>
            </w:pPr>
            <w:r w:rsidRPr="009C30F3">
              <w:rPr>
                <w:rFonts w:ascii="Arial" w:hAnsi="Arial" w:cs="Arial"/>
                <w:sz w:val="16"/>
                <w:szCs w:val="16"/>
              </w:rPr>
              <w:t>53%</w:t>
            </w:r>
          </w:p>
        </w:tc>
      </w:tr>
      <w:tr w:rsidR="00673430" w:rsidRPr="009C30F3" w14:paraId="59060C29" w14:textId="211B1CEC" w:rsidTr="00695044">
        <w:tc>
          <w:tcPr>
            <w:tcW w:w="625" w:type="dxa"/>
            <w:shd w:val="clear" w:color="auto" w:fill="E7E6E6" w:themeFill="background2"/>
            <w:vAlign w:val="bottom"/>
          </w:tcPr>
          <w:p w14:paraId="4CE57673" w14:textId="77777777" w:rsidR="00673430" w:rsidRPr="009C30F3" w:rsidRDefault="00673430" w:rsidP="00673430">
            <w:pPr>
              <w:rPr>
                <w:rFonts w:ascii="Arial" w:hAnsi="Arial" w:cs="Arial"/>
                <w:sz w:val="16"/>
                <w:szCs w:val="16"/>
              </w:rPr>
            </w:pPr>
            <w:r w:rsidRPr="009C30F3">
              <w:rPr>
                <w:rFonts w:ascii="Arial" w:hAnsi="Arial" w:cs="Arial"/>
                <w:sz w:val="16"/>
                <w:szCs w:val="16"/>
              </w:rPr>
              <w:t>7</w:t>
            </w:r>
          </w:p>
        </w:tc>
        <w:tc>
          <w:tcPr>
            <w:tcW w:w="1170" w:type="dxa"/>
            <w:shd w:val="clear" w:color="auto" w:fill="E7E6E6" w:themeFill="background2"/>
            <w:vAlign w:val="bottom"/>
          </w:tcPr>
          <w:p w14:paraId="19FDFFFB"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405210BB" w14:textId="77777777" w:rsidR="00673430" w:rsidRPr="009C30F3" w:rsidRDefault="00673430" w:rsidP="00673430">
            <w:pPr>
              <w:rPr>
                <w:rFonts w:ascii="Arial" w:hAnsi="Arial" w:cs="Arial"/>
                <w:sz w:val="16"/>
                <w:szCs w:val="16"/>
              </w:rPr>
            </w:pPr>
            <w:r w:rsidRPr="009C30F3">
              <w:rPr>
                <w:rFonts w:ascii="Arial" w:hAnsi="Arial" w:cs="Arial"/>
                <w:sz w:val="16"/>
                <w:szCs w:val="16"/>
              </w:rPr>
              <w:t>1</w:t>
            </w:r>
          </w:p>
        </w:tc>
        <w:tc>
          <w:tcPr>
            <w:tcW w:w="900" w:type="dxa"/>
            <w:shd w:val="clear" w:color="auto" w:fill="E7E6E6" w:themeFill="background2"/>
            <w:vAlign w:val="bottom"/>
          </w:tcPr>
          <w:p w14:paraId="2758B9E4"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1260" w:type="dxa"/>
            <w:shd w:val="clear" w:color="auto" w:fill="E7E6E6" w:themeFill="background2"/>
            <w:vAlign w:val="bottom"/>
          </w:tcPr>
          <w:p w14:paraId="11E01F25" w14:textId="77777777" w:rsidR="00673430" w:rsidRPr="009C30F3" w:rsidRDefault="00673430" w:rsidP="00673430">
            <w:pPr>
              <w:rPr>
                <w:rFonts w:ascii="Arial" w:hAnsi="Arial" w:cs="Arial"/>
                <w:sz w:val="16"/>
                <w:szCs w:val="16"/>
              </w:rPr>
            </w:pPr>
            <w:r w:rsidRPr="009C30F3">
              <w:rPr>
                <w:rFonts w:ascii="Arial" w:hAnsi="Arial" w:cs="Arial"/>
                <w:sz w:val="16"/>
                <w:szCs w:val="16"/>
              </w:rPr>
              <w:t>65%</w:t>
            </w:r>
          </w:p>
        </w:tc>
        <w:tc>
          <w:tcPr>
            <w:tcW w:w="990" w:type="dxa"/>
            <w:shd w:val="clear" w:color="auto" w:fill="E7E6E6" w:themeFill="background2"/>
            <w:vAlign w:val="bottom"/>
          </w:tcPr>
          <w:p w14:paraId="5E179493" w14:textId="77777777" w:rsidR="00673430" w:rsidRPr="009C30F3" w:rsidRDefault="00673430" w:rsidP="00673430">
            <w:pPr>
              <w:rPr>
                <w:rFonts w:ascii="Arial" w:hAnsi="Arial" w:cs="Arial"/>
                <w:sz w:val="16"/>
                <w:szCs w:val="16"/>
              </w:rPr>
            </w:pPr>
            <w:r w:rsidRPr="009C30F3">
              <w:rPr>
                <w:rFonts w:ascii="Arial" w:hAnsi="Arial" w:cs="Arial"/>
                <w:sz w:val="16"/>
                <w:szCs w:val="16"/>
              </w:rPr>
              <w:t>98%</w:t>
            </w:r>
          </w:p>
        </w:tc>
        <w:tc>
          <w:tcPr>
            <w:tcW w:w="1080" w:type="dxa"/>
            <w:shd w:val="clear" w:color="auto" w:fill="E7E6E6" w:themeFill="background2"/>
          </w:tcPr>
          <w:p w14:paraId="13DD1296" w14:textId="27FF9D7D" w:rsidR="00673430" w:rsidRPr="009C30F3" w:rsidRDefault="00673430" w:rsidP="00673430">
            <w:pPr>
              <w:rPr>
                <w:rFonts w:ascii="Arial" w:hAnsi="Arial" w:cs="Arial"/>
                <w:sz w:val="16"/>
                <w:szCs w:val="16"/>
              </w:rPr>
            </w:pPr>
            <w:r w:rsidRPr="009C30F3">
              <w:rPr>
                <w:rFonts w:ascii="Arial" w:hAnsi="Arial" w:cs="Arial"/>
                <w:sz w:val="16"/>
                <w:szCs w:val="16"/>
              </w:rPr>
              <w:t>98%</w:t>
            </w:r>
          </w:p>
        </w:tc>
        <w:tc>
          <w:tcPr>
            <w:tcW w:w="1620" w:type="dxa"/>
            <w:shd w:val="clear" w:color="auto" w:fill="E7E6E6" w:themeFill="background2"/>
            <w:vAlign w:val="bottom"/>
          </w:tcPr>
          <w:p w14:paraId="49ABA5D7" w14:textId="793F7E4C" w:rsidR="00673430" w:rsidRPr="009C30F3" w:rsidRDefault="00673430" w:rsidP="00673430">
            <w:pPr>
              <w:rPr>
                <w:rFonts w:ascii="Arial" w:hAnsi="Arial" w:cs="Arial"/>
                <w:sz w:val="16"/>
                <w:szCs w:val="16"/>
              </w:rPr>
            </w:pPr>
            <w:r w:rsidRPr="009C30F3">
              <w:rPr>
                <w:rFonts w:ascii="Arial" w:hAnsi="Arial" w:cs="Arial"/>
                <w:sz w:val="16"/>
                <w:szCs w:val="16"/>
              </w:rPr>
              <w:t>5%</w:t>
            </w:r>
          </w:p>
        </w:tc>
        <w:tc>
          <w:tcPr>
            <w:tcW w:w="990" w:type="dxa"/>
            <w:shd w:val="clear" w:color="auto" w:fill="E7E6E6" w:themeFill="background2"/>
            <w:vAlign w:val="bottom"/>
          </w:tcPr>
          <w:p w14:paraId="28313F63" w14:textId="014443D5" w:rsidR="00673430" w:rsidRPr="009C30F3" w:rsidRDefault="00673430" w:rsidP="00673430">
            <w:pPr>
              <w:rPr>
                <w:rFonts w:ascii="Arial" w:hAnsi="Arial" w:cs="Arial"/>
                <w:sz w:val="16"/>
                <w:szCs w:val="16"/>
              </w:rPr>
            </w:pPr>
            <w:r w:rsidRPr="009C30F3">
              <w:rPr>
                <w:rFonts w:ascii="Arial" w:hAnsi="Arial" w:cs="Arial"/>
                <w:sz w:val="16"/>
                <w:szCs w:val="16"/>
              </w:rPr>
              <w:t>95%</w:t>
            </w:r>
          </w:p>
        </w:tc>
      </w:tr>
      <w:tr w:rsidR="00673430" w:rsidRPr="009C30F3" w14:paraId="745C8183" w14:textId="04597A0B" w:rsidTr="00695044">
        <w:tc>
          <w:tcPr>
            <w:tcW w:w="625" w:type="dxa"/>
            <w:shd w:val="clear" w:color="auto" w:fill="E7E6E6" w:themeFill="background2"/>
            <w:vAlign w:val="bottom"/>
          </w:tcPr>
          <w:p w14:paraId="580D5FAD" w14:textId="77777777" w:rsidR="00673430" w:rsidRPr="009C30F3" w:rsidRDefault="00673430" w:rsidP="00673430">
            <w:pPr>
              <w:rPr>
                <w:rFonts w:ascii="Arial" w:hAnsi="Arial" w:cs="Arial"/>
                <w:sz w:val="16"/>
                <w:szCs w:val="16"/>
              </w:rPr>
            </w:pPr>
            <w:r w:rsidRPr="009C30F3">
              <w:rPr>
                <w:rFonts w:ascii="Arial" w:hAnsi="Arial" w:cs="Arial"/>
                <w:sz w:val="16"/>
                <w:szCs w:val="16"/>
              </w:rPr>
              <w:t>8</w:t>
            </w:r>
          </w:p>
        </w:tc>
        <w:tc>
          <w:tcPr>
            <w:tcW w:w="1170" w:type="dxa"/>
            <w:shd w:val="clear" w:color="auto" w:fill="E7E6E6" w:themeFill="background2"/>
            <w:vAlign w:val="bottom"/>
          </w:tcPr>
          <w:p w14:paraId="141C6770"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20B8E345"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900" w:type="dxa"/>
            <w:shd w:val="clear" w:color="auto" w:fill="E7E6E6" w:themeFill="background2"/>
            <w:vAlign w:val="bottom"/>
          </w:tcPr>
          <w:p w14:paraId="6FF38EA7"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shd w:val="clear" w:color="auto" w:fill="E7E6E6" w:themeFill="background2"/>
            <w:vAlign w:val="bottom"/>
          </w:tcPr>
          <w:p w14:paraId="6DB48C89" w14:textId="77777777" w:rsidR="00673430" w:rsidRPr="009C30F3" w:rsidRDefault="00673430" w:rsidP="00673430">
            <w:pPr>
              <w:rPr>
                <w:rFonts w:ascii="Arial" w:hAnsi="Arial" w:cs="Arial"/>
                <w:sz w:val="16"/>
                <w:szCs w:val="16"/>
              </w:rPr>
            </w:pPr>
            <w:r w:rsidRPr="009C30F3">
              <w:rPr>
                <w:rFonts w:ascii="Arial" w:hAnsi="Arial" w:cs="Arial"/>
                <w:sz w:val="16"/>
                <w:szCs w:val="16"/>
              </w:rPr>
              <w:t>100%</w:t>
            </w:r>
          </w:p>
        </w:tc>
        <w:tc>
          <w:tcPr>
            <w:tcW w:w="990" w:type="dxa"/>
            <w:shd w:val="clear" w:color="auto" w:fill="E7E6E6" w:themeFill="background2"/>
            <w:vAlign w:val="bottom"/>
          </w:tcPr>
          <w:p w14:paraId="428044F4" w14:textId="77777777" w:rsidR="00673430" w:rsidRPr="009C30F3" w:rsidRDefault="00673430" w:rsidP="00673430">
            <w:pPr>
              <w:rPr>
                <w:rFonts w:ascii="Arial" w:hAnsi="Arial" w:cs="Arial"/>
                <w:sz w:val="16"/>
                <w:szCs w:val="16"/>
              </w:rPr>
            </w:pPr>
            <w:r w:rsidRPr="009C30F3">
              <w:rPr>
                <w:rFonts w:ascii="Arial" w:hAnsi="Arial" w:cs="Arial"/>
                <w:sz w:val="16"/>
                <w:szCs w:val="16"/>
              </w:rPr>
              <w:t>100%</w:t>
            </w:r>
          </w:p>
        </w:tc>
        <w:tc>
          <w:tcPr>
            <w:tcW w:w="1080" w:type="dxa"/>
            <w:shd w:val="clear" w:color="auto" w:fill="E7E6E6" w:themeFill="background2"/>
          </w:tcPr>
          <w:p w14:paraId="6F4796F3" w14:textId="64A26D71" w:rsidR="00673430" w:rsidRPr="009C30F3" w:rsidRDefault="00673430" w:rsidP="00673430">
            <w:pPr>
              <w:rPr>
                <w:rFonts w:ascii="Arial" w:hAnsi="Arial" w:cs="Arial"/>
                <w:sz w:val="16"/>
                <w:szCs w:val="16"/>
              </w:rPr>
            </w:pPr>
            <w:r w:rsidRPr="009C30F3">
              <w:rPr>
                <w:rFonts w:ascii="Arial" w:hAnsi="Arial" w:cs="Arial"/>
                <w:sz w:val="16"/>
                <w:szCs w:val="16"/>
              </w:rPr>
              <w:t>100%</w:t>
            </w:r>
          </w:p>
        </w:tc>
        <w:tc>
          <w:tcPr>
            <w:tcW w:w="1620" w:type="dxa"/>
            <w:shd w:val="clear" w:color="auto" w:fill="E7E6E6" w:themeFill="background2"/>
            <w:vAlign w:val="bottom"/>
          </w:tcPr>
          <w:p w14:paraId="4DE20EBF" w14:textId="231ECA67" w:rsidR="00673430" w:rsidRPr="009C30F3" w:rsidRDefault="00673430" w:rsidP="00673430">
            <w:pPr>
              <w:rPr>
                <w:rFonts w:ascii="Arial" w:hAnsi="Arial" w:cs="Arial"/>
                <w:sz w:val="16"/>
                <w:szCs w:val="16"/>
              </w:rPr>
            </w:pPr>
            <w:r w:rsidRPr="009C30F3">
              <w:rPr>
                <w:rFonts w:ascii="Arial" w:hAnsi="Arial" w:cs="Arial"/>
                <w:sz w:val="16"/>
                <w:szCs w:val="16"/>
              </w:rPr>
              <w:t>0%</w:t>
            </w:r>
          </w:p>
        </w:tc>
        <w:tc>
          <w:tcPr>
            <w:tcW w:w="990" w:type="dxa"/>
            <w:shd w:val="clear" w:color="auto" w:fill="E7E6E6" w:themeFill="background2"/>
            <w:vAlign w:val="bottom"/>
          </w:tcPr>
          <w:p w14:paraId="77ABB53F" w14:textId="32EAF029" w:rsidR="00673430" w:rsidRPr="009C30F3" w:rsidRDefault="00673430" w:rsidP="00673430">
            <w:pPr>
              <w:rPr>
                <w:rFonts w:ascii="Arial" w:hAnsi="Arial" w:cs="Arial"/>
                <w:sz w:val="16"/>
                <w:szCs w:val="16"/>
              </w:rPr>
            </w:pPr>
            <w:r w:rsidRPr="009C30F3">
              <w:rPr>
                <w:rFonts w:ascii="Arial" w:hAnsi="Arial" w:cs="Arial"/>
                <w:sz w:val="16"/>
                <w:szCs w:val="16"/>
              </w:rPr>
              <w:t>100%</w:t>
            </w:r>
          </w:p>
        </w:tc>
      </w:tr>
      <w:tr w:rsidR="00673430" w:rsidRPr="009C30F3" w14:paraId="1A62BB5A" w14:textId="115531C1" w:rsidTr="00695044">
        <w:tc>
          <w:tcPr>
            <w:tcW w:w="625" w:type="dxa"/>
            <w:vAlign w:val="bottom"/>
          </w:tcPr>
          <w:p w14:paraId="1BE16D69" w14:textId="77777777" w:rsidR="00673430" w:rsidRPr="009C30F3" w:rsidRDefault="00673430" w:rsidP="00673430">
            <w:pPr>
              <w:rPr>
                <w:rFonts w:ascii="Arial" w:hAnsi="Arial" w:cs="Arial"/>
                <w:sz w:val="16"/>
                <w:szCs w:val="16"/>
              </w:rPr>
            </w:pPr>
            <w:r w:rsidRPr="009C30F3">
              <w:rPr>
                <w:rFonts w:ascii="Arial" w:hAnsi="Arial" w:cs="Arial"/>
                <w:sz w:val="16"/>
                <w:szCs w:val="16"/>
              </w:rPr>
              <w:t>9</w:t>
            </w:r>
          </w:p>
        </w:tc>
        <w:tc>
          <w:tcPr>
            <w:tcW w:w="1170" w:type="dxa"/>
            <w:vAlign w:val="bottom"/>
          </w:tcPr>
          <w:p w14:paraId="322F217F"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5524E27F" w14:textId="77777777" w:rsidR="00673430" w:rsidRPr="009C30F3" w:rsidRDefault="00673430" w:rsidP="00673430">
            <w:pPr>
              <w:rPr>
                <w:rFonts w:ascii="Arial" w:hAnsi="Arial" w:cs="Arial"/>
                <w:sz w:val="16"/>
                <w:szCs w:val="16"/>
              </w:rPr>
            </w:pPr>
            <w:r w:rsidRPr="009C30F3">
              <w:rPr>
                <w:rFonts w:ascii="Arial" w:hAnsi="Arial" w:cs="Arial"/>
                <w:sz w:val="16"/>
                <w:szCs w:val="16"/>
              </w:rPr>
              <w:t>1</w:t>
            </w:r>
          </w:p>
        </w:tc>
        <w:tc>
          <w:tcPr>
            <w:tcW w:w="900" w:type="dxa"/>
            <w:vAlign w:val="bottom"/>
          </w:tcPr>
          <w:p w14:paraId="0312086B"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65D9A206" w14:textId="77777777" w:rsidR="00673430" w:rsidRPr="009C30F3" w:rsidRDefault="00673430" w:rsidP="00673430">
            <w:pPr>
              <w:rPr>
                <w:rFonts w:ascii="Arial" w:hAnsi="Arial" w:cs="Arial"/>
                <w:sz w:val="16"/>
                <w:szCs w:val="16"/>
              </w:rPr>
            </w:pPr>
            <w:r w:rsidRPr="009C30F3">
              <w:rPr>
                <w:rFonts w:ascii="Arial" w:hAnsi="Arial" w:cs="Arial"/>
                <w:sz w:val="16"/>
                <w:szCs w:val="16"/>
              </w:rPr>
              <w:t>70%</w:t>
            </w:r>
          </w:p>
        </w:tc>
        <w:tc>
          <w:tcPr>
            <w:tcW w:w="990" w:type="dxa"/>
            <w:vAlign w:val="bottom"/>
          </w:tcPr>
          <w:p w14:paraId="6929A003" w14:textId="77777777" w:rsidR="00673430" w:rsidRPr="009C30F3" w:rsidRDefault="00673430" w:rsidP="00673430">
            <w:pPr>
              <w:rPr>
                <w:rFonts w:ascii="Arial" w:hAnsi="Arial" w:cs="Arial"/>
                <w:sz w:val="16"/>
                <w:szCs w:val="16"/>
              </w:rPr>
            </w:pPr>
            <w:r w:rsidRPr="009C30F3">
              <w:rPr>
                <w:rFonts w:ascii="Arial" w:hAnsi="Arial" w:cs="Arial"/>
                <w:sz w:val="16"/>
                <w:szCs w:val="16"/>
              </w:rPr>
              <w:t>33%</w:t>
            </w:r>
          </w:p>
        </w:tc>
        <w:tc>
          <w:tcPr>
            <w:tcW w:w="1080" w:type="dxa"/>
          </w:tcPr>
          <w:p w14:paraId="723DA566" w14:textId="23A56300" w:rsidR="00673430" w:rsidRPr="009C30F3" w:rsidRDefault="00673430" w:rsidP="00673430">
            <w:pPr>
              <w:rPr>
                <w:rFonts w:ascii="Arial" w:hAnsi="Arial" w:cs="Arial"/>
                <w:sz w:val="16"/>
                <w:szCs w:val="16"/>
              </w:rPr>
            </w:pPr>
            <w:r w:rsidRPr="009C30F3">
              <w:rPr>
                <w:rFonts w:ascii="Arial" w:hAnsi="Arial" w:cs="Arial"/>
                <w:sz w:val="16"/>
                <w:szCs w:val="16"/>
              </w:rPr>
              <w:t>68%</w:t>
            </w:r>
          </w:p>
        </w:tc>
        <w:tc>
          <w:tcPr>
            <w:tcW w:w="1620" w:type="dxa"/>
            <w:vAlign w:val="bottom"/>
          </w:tcPr>
          <w:p w14:paraId="7CEC9024" w14:textId="2876D7B3" w:rsidR="00673430" w:rsidRPr="009C30F3" w:rsidRDefault="00673430" w:rsidP="00673430">
            <w:pPr>
              <w:rPr>
                <w:rFonts w:ascii="Arial" w:hAnsi="Arial" w:cs="Arial"/>
                <w:sz w:val="16"/>
                <w:szCs w:val="16"/>
              </w:rPr>
            </w:pPr>
            <w:r w:rsidRPr="009C30F3">
              <w:rPr>
                <w:rFonts w:ascii="Arial" w:hAnsi="Arial" w:cs="Arial"/>
                <w:sz w:val="16"/>
                <w:szCs w:val="16"/>
              </w:rPr>
              <w:t>5%</w:t>
            </w:r>
          </w:p>
        </w:tc>
        <w:tc>
          <w:tcPr>
            <w:tcW w:w="990" w:type="dxa"/>
            <w:vAlign w:val="bottom"/>
          </w:tcPr>
          <w:p w14:paraId="0C627E93" w14:textId="7A0C2E0F" w:rsidR="00673430" w:rsidRPr="009C30F3" w:rsidRDefault="00673430" w:rsidP="00673430">
            <w:pPr>
              <w:rPr>
                <w:rFonts w:ascii="Arial" w:hAnsi="Arial" w:cs="Arial"/>
                <w:sz w:val="16"/>
                <w:szCs w:val="16"/>
              </w:rPr>
            </w:pPr>
            <w:r w:rsidRPr="009C30F3">
              <w:rPr>
                <w:rFonts w:ascii="Arial" w:hAnsi="Arial" w:cs="Arial"/>
                <w:sz w:val="16"/>
                <w:szCs w:val="16"/>
              </w:rPr>
              <w:t>54%</w:t>
            </w:r>
          </w:p>
        </w:tc>
      </w:tr>
      <w:tr w:rsidR="00673430" w:rsidRPr="009C30F3" w14:paraId="492113B3" w14:textId="399E8F7D" w:rsidTr="00695044">
        <w:tc>
          <w:tcPr>
            <w:tcW w:w="625" w:type="dxa"/>
            <w:vAlign w:val="bottom"/>
          </w:tcPr>
          <w:p w14:paraId="58BA325A" w14:textId="77777777" w:rsidR="00673430" w:rsidRPr="009C30F3" w:rsidRDefault="00673430" w:rsidP="00673430">
            <w:pPr>
              <w:rPr>
                <w:rFonts w:ascii="Arial" w:hAnsi="Arial" w:cs="Arial"/>
                <w:sz w:val="16"/>
                <w:szCs w:val="16"/>
              </w:rPr>
            </w:pPr>
            <w:r w:rsidRPr="009C30F3">
              <w:rPr>
                <w:rFonts w:ascii="Arial" w:hAnsi="Arial" w:cs="Arial"/>
                <w:sz w:val="16"/>
                <w:szCs w:val="16"/>
              </w:rPr>
              <w:t>10</w:t>
            </w:r>
          </w:p>
        </w:tc>
        <w:tc>
          <w:tcPr>
            <w:tcW w:w="1170" w:type="dxa"/>
            <w:vAlign w:val="bottom"/>
          </w:tcPr>
          <w:p w14:paraId="7A2A8B8C"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4D38666E"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900" w:type="dxa"/>
            <w:vAlign w:val="bottom"/>
          </w:tcPr>
          <w:p w14:paraId="07BE6B72"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2F2CB3F4" w14:textId="77777777" w:rsidR="00673430" w:rsidRPr="009C30F3" w:rsidRDefault="00673430" w:rsidP="00673430">
            <w:pPr>
              <w:rPr>
                <w:rFonts w:ascii="Arial" w:hAnsi="Arial" w:cs="Arial"/>
                <w:sz w:val="16"/>
                <w:szCs w:val="16"/>
              </w:rPr>
            </w:pPr>
            <w:r w:rsidRPr="009C30F3">
              <w:rPr>
                <w:rFonts w:ascii="Arial" w:hAnsi="Arial" w:cs="Arial"/>
                <w:sz w:val="16"/>
                <w:szCs w:val="16"/>
              </w:rPr>
              <w:t>78%</w:t>
            </w:r>
          </w:p>
        </w:tc>
        <w:tc>
          <w:tcPr>
            <w:tcW w:w="990" w:type="dxa"/>
            <w:vAlign w:val="bottom"/>
          </w:tcPr>
          <w:p w14:paraId="610072AD" w14:textId="77777777" w:rsidR="00673430" w:rsidRPr="009C30F3" w:rsidRDefault="00673430" w:rsidP="00673430">
            <w:pPr>
              <w:rPr>
                <w:rFonts w:ascii="Arial" w:hAnsi="Arial" w:cs="Arial"/>
                <w:sz w:val="16"/>
                <w:szCs w:val="16"/>
              </w:rPr>
            </w:pPr>
            <w:r w:rsidRPr="009C30F3">
              <w:rPr>
                <w:rFonts w:ascii="Arial" w:hAnsi="Arial" w:cs="Arial"/>
                <w:sz w:val="16"/>
                <w:szCs w:val="16"/>
              </w:rPr>
              <w:t>78%</w:t>
            </w:r>
          </w:p>
        </w:tc>
        <w:tc>
          <w:tcPr>
            <w:tcW w:w="1080" w:type="dxa"/>
          </w:tcPr>
          <w:p w14:paraId="73011A78" w14:textId="46F4C856" w:rsidR="00673430" w:rsidRPr="009C30F3" w:rsidRDefault="00673430" w:rsidP="00673430">
            <w:pPr>
              <w:rPr>
                <w:rFonts w:ascii="Arial" w:hAnsi="Arial" w:cs="Arial"/>
                <w:sz w:val="16"/>
                <w:szCs w:val="16"/>
              </w:rPr>
            </w:pPr>
            <w:r w:rsidRPr="009C30F3">
              <w:rPr>
                <w:rFonts w:ascii="Arial" w:hAnsi="Arial" w:cs="Arial"/>
                <w:sz w:val="16"/>
                <w:szCs w:val="16"/>
              </w:rPr>
              <w:t>78%</w:t>
            </w:r>
          </w:p>
        </w:tc>
        <w:tc>
          <w:tcPr>
            <w:tcW w:w="1620" w:type="dxa"/>
            <w:vAlign w:val="bottom"/>
          </w:tcPr>
          <w:p w14:paraId="693C4B49" w14:textId="41FF1CCF" w:rsidR="00673430" w:rsidRPr="009C30F3" w:rsidRDefault="00673430" w:rsidP="00673430">
            <w:pPr>
              <w:rPr>
                <w:rFonts w:ascii="Arial" w:hAnsi="Arial" w:cs="Arial"/>
                <w:sz w:val="16"/>
                <w:szCs w:val="16"/>
              </w:rPr>
            </w:pPr>
            <w:r w:rsidRPr="009C30F3">
              <w:rPr>
                <w:rFonts w:ascii="Arial" w:hAnsi="Arial" w:cs="Arial"/>
                <w:sz w:val="16"/>
                <w:szCs w:val="16"/>
              </w:rPr>
              <w:t>35%</w:t>
            </w:r>
          </w:p>
        </w:tc>
        <w:tc>
          <w:tcPr>
            <w:tcW w:w="990" w:type="dxa"/>
            <w:vAlign w:val="bottom"/>
          </w:tcPr>
          <w:p w14:paraId="12F39032" w14:textId="404FE0A2" w:rsidR="00673430" w:rsidRPr="009C30F3" w:rsidRDefault="00673430" w:rsidP="00673430">
            <w:pPr>
              <w:rPr>
                <w:rFonts w:ascii="Arial" w:hAnsi="Arial" w:cs="Arial"/>
                <w:sz w:val="16"/>
                <w:szCs w:val="16"/>
              </w:rPr>
            </w:pPr>
            <w:r w:rsidRPr="009C30F3">
              <w:rPr>
                <w:rFonts w:ascii="Arial" w:hAnsi="Arial" w:cs="Arial"/>
                <w:sz w:val="16"/>
                <w:szCs w:val="16"/>
              </w:rPr>
              <w:t>63%</w:t>
            </w:r>
          </w:p>
        </w:tc>
      </w:tr>
      <w:tr w:rsidR="00673430" w:rsidRPr="009C30F3" w14:paraId="52C72762" w14:textId="24EF8337" w:rsidTr="00695044">
        <w:tc>
          <w:tcPr>
            <w:tcW w:w="625" w:type="dxa"/>
            <w:vAlign w:val="bottom"/>
          </w:tcPr>
          <w:p w14:paraId="14FD8E40" w14:textId="77777777" w:rsidR="00673430" w:rsidRPr="009C30F3" w:rsidRDefault="00673430" w:rsidP="00673430">
            <w:pPr>
              <w:rPr>
                <w:rFonts w:ascii="Arial" w:hAnsi="Arial" w:cs="Arial"/>
                <w:sz w:val="16"/>
                <w:szCs w:val="16"/>
              </w:rPr>
            </w:pPr>
            <w:r w:rsidRPr="009C30F3">
              <w:rPr>
                <w:rFonts w:ascii="Arial" w:hAnsi="Arial" w:cs="Arial"/>
                <w:sz w:val="16"/>
                <w:szCs w:val="16"/>
              </w:rPr>
              <w:t>11</w:t>
            </w:r>
          </w:p>
        </w:tc>
        <w:tc>
          <w:tcPr>
            <w:tcW w:w="1170" w:type="dxa"/>
            <w:vAlign w:val="bottom"/>
          </w:tcPr>
          <w:p w14:paraId="5E46E705"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61198661" w14:textId="77777777" w:rsidR="00673430" w:rsidRPr="009C30F3" w:rsidRDefault="00673430" w:rsidP="00673430">
            <w:pPr>
              <w:rPr>
                <w:rFonts w:ascii="Arial" w:hAnsi="Arial" w:cs="Arial"/>
                <w:sz w:val="16"/>
                <w:szCs w:val="16"/>
              </w:rPr>
            </w:pPr>
            <w:r w:rsidRPr="009C30F3">
              <w:rPr>
                <w:rFonts w:ascii="Arial" w:hAnsi="Arial" w:cs="Arial"/>
                <w:sz w:val="16"/>
                <w:szCs w:val="16"/>
              </w:rPr>
              <w:t>1</w:t>
            </w:r>
          </w:p>
        </w:tc>
        <w:tc>
          <w:tcPr>
            <w:tcW w:w="900" w:type="dxa"/>
            <w:vAlign w:val="bottom"/>
          </w:tcPr>
          <w:p w14:paraId="2B450FBB"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13794045" w14:textId="77777777" w:rsidR="00673430" w:rsidRPr="009C30F3" w:rsidRDefault="00673430" w:rsidP="00673430">
            <w:pPr>
              <w:rPr>
                <w:rFonts w:ascii="Arial" w:hAnsi="Arial" w:cs="Arial"/>
                <w:sz w:val="16"/>
                <w:szCs w:val="16"/>
              </w:rPr>
            </w:pPr>
            <w:r w:rsidRPr="009C30F3">
              <w:rPr>
                <w:rFonts w:ascii="Arial" w:hAnsi="Arial" w:cs="Arial"/>
                <w:sz w:val="16"/>
                <w:szCs w:val="16"/>
              </w:rPr>
              <w:t>78%</w:t>
            </w:r>
          </w:p>
        </w:tc>
        <w:tc>
          <w:tcPr>
            <w:tcW w:w="990" w:type="dxa"/>
            <w:vAlign w:val="bottom"/>
          </w:tcPr>
          <w:p w14:paraId="2DA3478C" w14:textId="77777777" w:rsidR="00673430" w:rsidRPr="009C30F3" w:rsidRDefault="00673430" w:rsidP="00673430">
            <w:pPr>
              <w:rPr>
                <w:rFonts w:ascii="Arial" w:hAnsi="Arial" w:cs="Arial"/>
                <w:sz w:val="16"/>
                <w:szCs w:val="16"/>
              </w:rPr>
            </w:pPr>
            <w:r w:rsidRPr="009C30F3">
              <w:rPr>
                <w:rFonts w:ascii="Arial" w:hAnsi="Arial" w:cs="Arial"/>
                <w:sz w:val="16"/>
                <w:szCs w:val="16"/>
              </w:rPr>
              <w:t>75%</w:t>
            </w:r>
          </w:p>
        </w:tc>
        <w:tc>
          <w:tcPr>
            <w:tcW w:w="1080" w:type="dxa"/>
          </w:tcPr>
          <w:p w14:paraId="11EBCF35" w14:textId="695C7ECD" w:rsidR="00673430" w:rsidRPr="009C30F3" w:rsidRDefault="00673430" w:rsidP="00673430">
            <w:pPr>
              <w:rPr>
                <w:rFonts w:ascii="Arial" w:hAnsi="Arial" w:cs="Arial"/>
                <w:sz w:val="16"/>
                <w:szCs w:val="16"/>
              </w:rPr>
            </w:pPr>
            <w:r w:rsidRPr="009C30F3">
              <w:rPr>
                <w:rFonts w:ascii="Arial" w:hAnsi="Arial" w:cs="Arial"/>
                <w:sz w:val="16"/>
                <w:szCs w:val="16"/>
              </w:rPr>
              <w:t>75%</w:t>
            </w:r>
          </w:p>
        </w:tc>
        <w:tc>
          <w:tcPr>
            <w:tcW w:w="1620" w:type="dxa"/>
            <w:vAlign w:val="bottom"/>
          </w:tcPr>
          <w:p w14:paraId="6BFC8D57" w14:textId="0C6175AB" w:rsidR="00673430" w:rsidRPr="009C30F3" w:rsidRDefault="00673430" w:rsidP="00673430">
            <w:pPr>
              <w:rPr>
                <w:rFonts w:ascii="Arial" w:hAnsi="Arial" w:cs="Arial"/>
                <w:sz w:val="16"/>
                <w:szCs w:val="16"/>
              </w:rPr>
            </w:pPr>
            <w:r w:rsidRPr="009C30F3">
              <w:rPr>
                <w:rFonts w:ascii="Arial" w:hAnsi="Arial" w:cs="Arial"/>
                <w:sz w:val="16"/>
                <w:szCs w:val="16"/>
              </w:rPr>
              <w:t>20%</w:t>
            </w:r>
          </w:p>
        </w:tc>
        <w:tc>
          <w:tcPr>
            <w:tcW w:w="990" w:type="dxa"/>
            <w:vAlign w:val="bottom"/>
          </w:tcPr>
          <w:p w14:paraId="13899F8A" w14:textId="53698D94" w:rsidR="00673430" w:rsidRPr="009C30F3" w:rsidRDefault="00673430" w:rsidP="00673430">
            <w:pPr>
              <w:rPr>
                <w:rFonts w:ascii="Arial" w:hAnsi="Arial" w:cs="Arial"/>
                <w:sz w:val="16"/>
                <w:szCs w:val="16"/>
              </w:rPr>
            </w:pPr>
            <w:r w:rsidRPr="009C30F3">
              <w:rPr>
                <w:rFonts w:ascii="Arial" w:hAnsi="Arial" w:cs="Arial"/>
                <w:sz w:val="16"/>
                <w:szCs w:val="16"/>
              </w:rPr>
              <w:t>61%</w:t>
            </w:r>
          </w:p>
        </w:tc>
      </w:tr>
      <w:tr w:rsidR="00673430" w:rsidRPr="009C30F3" w14:paraId="5EF09386" w14:textId="21BA1A58" w:rsidTr="00695044">
        <w:tc>
          <w:tcPr>
            <w:tcW w:w="625" w:type="dxa"/>
            <w:vAlign w:val="bottom"/>
          </w:tcPr>
          <w:p w14:paraId="3D3EC048" w14:textId="77777777" w:rsidR="00673430" w:rsidRPr="009C30F3" w:rsidRDefault="00673430" w:rsidP="00673430">
            <w:pPr>
              <w:rPr>
                <w:rFonts w:ascii="Arial" w:hAnsi="Arial" w:cs="Arial"/>
                <w:sz w:val="16"/>
                <w:szCs w:val="16"/>
              </w:rPr>
            </w:pPr>
            <w:r w:rsidRPr="009C30F3">
              <w:rPr>
                <w:rFonts w:ascii="Arial" w:hAnsi="Arial" w:cs="Arial"/>
                <w:sz w:val="16"/>
                <w:szCs w:val="16"/>
              </w:rPr>
              <w:t>12</w:t>
            </w:r>
          </w:p>
        </w:tc>
        <w:tc>
          <w:tcPr>
            <w:tcW w:w="1170" w:type="dxa"/>
            <w:vAlign w:val="bottom"/>
          </w:tcPr>
          <w:p w14:paraId="2B63504A"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1C0C0153"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900" w:type="dxa"/>
            <w:vAlign w:val="bottom"/>
          </w:tcPr>
          <w:p w14:paraId="139B89D9"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1260" w:type="dxa"/>
            <w:vAlign w:val="bottom"/>
          </w:tcPr>
          <w:p w14:paraId="51040241" w14:textId="77777777" w:rsidR="00673430" w:rsidRPr="009C30F3" w:rsidRDefault="00673430" w:rsidP="00673430">
            <w:pPr>
              <w:rPr>
                <w:rFonts w:ascii="Arial" w:hAnsi="Arial" w:cs="Arial"/>
                <w:sz w:val="16"/>
                <w:szCs w:val="16"/>
              </w:rPr>
            </w:pPr>
            <w:r w:rsidRPr="009C30F3">
              <w:rPr>
                <w:rFonts w:ascii="Arial" w:hAnsi="Arial" w:cs="Arial"/>
                <w:sz w:val="16"/>
                <w:szCs w:val="16"/>
              </w:rPr>
              <w:t>28%</w:t>
            </w:r>
          </w:p>
        </w:tc>
        <w:tc>
          <w:tcPr>
            <w:tcW w:w="990" w:type="dxa"/>
            <w:vAlign w:val="bottom"/>
          </w:tcPr>
          <w:p w14:paraId="21D748D6" w14:textId="77777777" w:rsidR="00673430" w:rsidRPr="009C30F3" w:rsidRDefault="00673430" w:rsidP="00673430">
            <w:pPr>
              <w:rPr>
                <w:rFonts w:ascii="Arial" w:hAnsi="Arial" w:cs="Arial"/>
                <w:sz w:val="16"/>
                <w:szCs w:val="16"/>
              </w:rPr>
            </w:pPr>
            <w:r w:rsidRPr="009C30F3">
              <w:rPr>
                <w:rFonts w:ascii="Arial" w:hAnsi="Arial" w:cs="Arial"/>
                <w:sz w:val="16"/>
                <w:szCs w:val="16"/>
              </w:rPr>
              <w:t>88%</w:t>
            </w:r>
          </w:p>
        </w:tc>
        <w:tc>
          <w:tcPr>
            <w:tcW w:w="1080" w:type="dxa"/>
          </w:tcPr>
          <w:p w14:paraId="1B4CA5E1" w14:textId="7A2619BA" w:rsidR="00673430" w:rsidRPr="009C30F3" w:rsidRDefault="00673430" w:rsidP="00673430">
            <w:pPr>
              <w:rPr>
                <w:rFonts w:ascii="Arial" w:hAnsi="Arial" w:cs="Arial"/>
                <w:sz w:val="16"/>
                <w:szCs w:val="16"/>
              </w:rPr>
            </w:pPr>
            <w:r w:rsidRPr="009C30F3">
              <w:rPr>
                <w:rFonts w:ascii="Arial" w:hAnsi="Arial" w:cs="Arial"/>
                <w:sz w:val="16"/>
                <w:szCs w:val="16"/>
              </w:rPr>
              <w:t>88%</w:t>
            </w:r>
          </w:p>
        </w:tc>
        <w:tc>
          <w:tcPr>
            <w:tcW w:w="1620" w:type="dxa"/>
            <w:vAlign w:val="bottom"/>
          </w:tcPr>
          <w:p w14:paraId="5B120FAF" w14:textId="1E78CC91" w:rsidR="00673430" w:rsidRPr="009C30F3" w:rsidRDefault="00673430" w:rsidP="00673430">
            <w:pPr>
              <w:rPr>
                <w:rFonts w:ascii="Arial" w:hAnsi="Arial" w:cs="Arial"/>
                <w:sz w:val="16"/>
                <w:szCs w:val="16"/>
              </w:rPr>
            </w:pPr>
            <w:r w:rsidRPr="009C30F3">
              <w:rPr>
                <w:rFonts w:ascii="Arial" w:hAnsi="Arial" w:cs="Arial"/>
                <w:sz w:val="16"/>
                <w:szCs w:val="16"/>
              </w:rPr>
              <w:t>5%</w:t>
            </w:r>
          </w:p>
        </w:tc>
        <w:tc>
          <w:tcPr>
            <w:tcW w:w="990" w:type="dxa"/>
            <w:vAlign w:val="bottom"/>
          </w:tcPr>
          <w:p w14:paraId="7B91780F" w14:textId="136941BB" w:rsidR="00673430" w:rsidRPr="009C30F3" w:rsidRDefault="00673430" w:rsidP="00673430">
            <w:pPr>
              <w:rPr>
                <w:rFonts w:ascii="Arial" w:hAnsi="Arial" w:cs="Arial"/>
                <w:sz w:val="16"/>
                <w:szCs w:val="16"/>
              </w:rPr>
            </w:pPr>
            <w:r w:rsidRPr="009C30F3">
              <w:rPr>
                <w:rFonts w:ascii="Arial" w:hAnsi="Arial" w:cs="Arial"/>
                <w:sz w:val="16"/>
                <w:szCs w:val="16"/>
              </w:rPr>
              <w:t>77%</w:t>
            </w:r>
          </w:p>
        </w:tc>
      </w:tr>
      <w:tr w:rsidR="00673430" w:rsidRPr="009C30F3" w14:paraId="4D13D3B5" w14:textId="16B7CC57" w:rsidTr="00695044">
        <w:tc>
          <w:tcPr>
            <w:tcW w:w="625" w:type="dxa"/>
            <w:vAlign w:val="bottom"/>
          </w:tcPr>
          <w:p w14:paraId="4E586B8C" w14:textId="77777777" w:rsidR="00673430" w:rsidRPr="009C30F3" w:rsidRDefault="00673430" w:rsidP="00673430">
            <w:pPr>
              <w:rPr>
                <w:rFonts w:ascii="Arial" w:hAnsi="Arial" w:cs="Arial"/>
                <w:sz w:val="16"/>
                <w:szCs w:val="16"/>
              </w:rPr>
            </w:pPr>
            <w:r w:rsidRPr="009C30F3">
              <w:rPr>
                <w:rFonts w:ascii="Arial" w:hAnsi="Arial" w:cs="Arial"/>
                <w:sz w:val="16"/>
                <w:szCs w:val="16"/>
              </w:rPr>
              <w:t>13</w:t>
            </w:r>
          </w:p>
        </w:tc>
        <w:tc>
          <w:tcPr>
            <w:tcW w:w="1170" w:type="dxa"/>
            <w:vAlign w:val="bottom"/>
          </w:tcPr>
          <w:p w14:paraId="3122BAF8"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1C6B7F28"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900" w:type="dxa"/>
            <w:vAlign w:val="bottom"/>
          </w:tcPr>
          <w:p w14:paraId="62F9EACF"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28B1F9C4" w14:textId="77777777" w:rsidR="00673430" w:rsidRPr="009C30F3" w:rsidRDefault="00673430" w:rsidP="00673430">
            <w:pPr>
              <w:rPr>
                <w:rFonts w:ascii="Arial" w:hAnsi="Arial" w:cs="Arial"/>
                <w:sz w:val="16"/>
                <w:szCs w:val="16"/>
              </w:rPr>
            </w:pPr>
            <w:r w:rsidRPr="009C30F3">
              <w:rPr>
                <w:rFonts w:ascii="Arial" w:hAnsi="Arial" w:cs="Arial"/>
                <w:sz w:val="16"/>
                <w:szCs w:val="16"/>
              </w:rPr>
              <w:t>73%</w:t>
            </w:r>
          </w:p>
        </w:tc>
        <w:tc>
          <w:tcPr>
            <w:tcW w:w="990" w:type="dxa"/>
            <w:vAlign w:val="bottom"/>
          </w:tcPr>
          <w:p w14:paraId="4EC7A3A0" w14:textId="77777777" w:rsidR="00673430" w:rsidRPr="009C30F3" w:rsidRDefault="00673430" w:rsidP="00673430">
            <w:pPr>
              <w:rPr>
                <w:rFonts w:ascii="Arial" w:hAnsi="Arial" w:cs="Arial"/>
                <w:sz w:val="16"/>
                <w:szCs w:val="16"/>
              </w:rPr>
            </w:pPr>
            <w:r w:rsidRPr="009C30F3">
              <w:rPr>
                <w:rFonts w:ascii="Arial" w:hAnsi="Arial" w:cs="Arial"/>
                <w:sz w:val="16"/>
                <w:szCs w:val="16"/>
              </w:rPr>
              <w:t>98%</w:t>
            </w:r>
          </w:p>
        </w:tc>
        <w:tc>
          <w:tcPr>
            <w:tcW w:w="1080" w:type="dxa"/>
          </w:tcPr>
          <w:p w14:paraId="7EC9DC09" w14:textId="37377BCD" w:rsidR="00673430" w:rsidRPr="009C30F3" w:rsidRDefault="00673430" w:rsidP="00673430">
            <w:pPr>
              <w:rPr>
                <w:rFonts w:ascii="Arial" w:hAnsi="Arial" w:cs="Arial"/>
                <w:sz w:val="16"/>
                <w:szCs w:val="16"/>
              </w:rPr>
            </w:pPr>
            <w:r w:rsidRPr="009C30F3">
              <w:rPr>
                <w:rFonts w:ascii="Arial" w:hAnsi="Arial" w:cs="Arial"/>
                <w:sz w:val="16"/>
                <w:szCs w:val="16"/>
              </w:rPr>
              <w:t>98%</w:t>
            </w:r>
          </w:p>
        </w:tc>
        <w:tc>
          <w:tcPr>
            <w:tcW w:w="1620" w:type="dxa"/>
            <w:vAlign w:val="bottom"/>
          </w:tcPr>
          <w:p w14:paraId="5BDD1FA5" w14:textId="66845BFD" w:rsidR="00673430" w:rsidRPr="009C30F3" w:rsidRDefault="00673430" w:rsidP="00673430">
            <w:pPr>
              <w:rPr>
                <w:rFonts w:ascii="Arial" w:hAnsi="Arial" w:cs="Arial"/>
                <w:sz w:val="16"/>
                <w:szCs w:val="16"/>
              </w:rPr>
            </w:pPr>
            <w:r w:rsidRPr="009C30F3">
              <w:rPr>
                <w:rFonts w:ascii="Arial" w:hAnsi="Arial" w:cs="Arial"/>
                <w:sz w:val="16"/>
                <w:szCs w:val="16"/>
              </w:rPr>
              <w:t>5%</w:t>
            </w:r>
          </w:p>
        </w:tc>
        <w:tc>
          <w:tcPr>
            <w:tcW w:w="990" w:type="dxa"/>
            <w:vAlign w:val="bottom"/>
          </w:tcPr>
          <w:p w14:paraId="2426E6DF" w14:textId="480B6A0A" w:rsidR="00673430" w:rsidRPr="009C30F3" w:rsidRDefault="00673430" w:rsidP="00673430">
            <w:pPr>
              <w:rPr>
                <w:rFonts w:ascii="Arial" w:hAnsi="Arial" w:cs="Arial"/>
                <w:sz w:val="16"/>
                <w:szCs w:val="16"/>
              </w:rPr>
            </w:pPr>
            <w:r w:rsidRPr="009C30F3">
              <w:rPr>
                <w:rFonts w:ascii="Arial" w:hAnsi="Arial" w:cs="Arial"/>
                <w:sz w:val="16"/>
                <w:szCs w:val="16"/>
              </w:rPr>
              <w:t>95%</w:t>
            </w:r>
          </w:p>
        </w:tc>
      </w:tr>
      <w:tr w:rsidR="00673430" w:rsidRPr="009C30F3" w14:paraId="280881D0" w14:textId="0373B482" w:rsidTr="00695044">
        <w:tc>
          <w:tcPr>
            <w:tcW w:w="625" w:type="dxa"/>
            <w:shd w:val="clear" w:color="auto" w:fill="E7E6E6" w:themeFill="background2"/>
            <w:vAlign w:val="bottom"/>
          </w:tcPr>
          <w:p w14:paraId="0CADADA2" w14:textId="77777777" w:rsidR="00673430" w:rsidRPr="009C30F3" w:rsidRDefault="00673430" w:rsidP="00673430">
            <w:pPr>
              <w:rPr>
                <w:rFonts w:ascii="Arial" w:hAnsi="Arial" w:cs="Arial"/>
                <w:sz w:val="16"/>
                <w:szCs w:val="16"/>
              </w:rPr>
            </w:pPr>
            <w:r w:rsidRPr="009C30F3">
              <w:rPr>
                <w:rFonts w:ascii="Arial" w:hAnsi="Arial" w:cs="Arial"/>
                <w:sz w:val="16"/>
                <w:szCs w:val="16"/>
              </w:rPr>
              <w:t>14</w:t>
            </w:r>
          </w:p>
        </w:tc>
        <w:tc>
          <w:tcPr>
            <w:tcW w:w="1170" w:type="dxa"/>
            <w:shd w:val="clear" w:color="auto" w:fill="E7E6E6" w:themeFill="background2"/>
            <w:vAlign w:val="bottom"/>
          </w:tcPr>
          <w:p w14:paraId="7DEAE262"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36FBD532"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900" w:type="dxa"/>
            <w:shd w:val="clear" w:color="auto" w:fill="E7E6E6" w:themeFill="background2"/>
            <w:vAlign w:val="bottom"/>
          </w:tcPr>
          <w:p w14:paraId="762EA1EC"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shd w:val="clear" w:color="auto" w:fill="E7E6E6" w:themeFill="background2"/>
            <w:vAlign w:val="bottom"/>
          </w:tcPr>
          <w:p w14:paraId="7606D4DD" w14:textId="77777777" w:rsidR="00673430" w:rsidRPr="009C30F3" w:rsidRDefault="00673430" w:rsidP="00673430">
            <w:pPr>
              <w:rPr>
                <w:rFonts w:ascii="Arial" w:hAnsi="Arial" w:cs="Arial"/>
                <w:sz w:val="16"/>
                <w:szCs w:val="16"/>
              </w:rPr>
            </w:pPr>
            <w:r w:rsidRPr="009C30F3">
              <w:rPr>
                <w:rFonts w:ascii="Arial" w:hAnsi="Arial" w:cs="Arial"/>
                <w:sz w:val="16"/>
                <w:szCs w:val="16"/>
              </w:rPr>
              <w:t>83%</w:t>
            </w:r>
          </w:p>
        </w:tc>
        <w:tc>
          <w:tcPr>
            <w:tcW w:w="990" w:type="dxa"/>
            <w:shd w:val="clear" w:color="auto" w:fill="E7E6E6" w:themeFill="background2"/>
            <w:vAlign w:val="bottom"/>
          </w:tcPr>
          <w:p w14:paraId="7F212555" w14:textId="77777777" w:rsidR="00673430" w:rsidRPr="009C30F3" w:rsidRDefault="00673430" w:rsidP="00673430">
            <w:pPr>
              <w:rPr>
                <w:rFonts w:ascii="Arial" w:hAnsi="Arial" w:cs="Arial"/>
                <w:sz w:val="16"/>
                <w:szCs w:val="16"/>
              </w:rPr>
            </w:pPr>
            <w:r w:rsidRPr="009C30F3">
              <w:rPr>
                <w:rFonts w:ascii="Arial" w:hAnsi="Arial" w:cs="Arial"/>
                <w:sz w:val="16"/>
                <w:szCs w:val="16"/>
              </w:rPr>
              <w:t>55%</w:t>
            </w:r>
          </w:p>
        </w:tc>
        <w:tc>
          <w:tcPr>
            <w:tcW w:w="1080" w:type="dxa"/>
            <w:shd w:val="clear" w:color="auto" w:fill="E7E6E6" w:themeFill="background2"/>
          </w:tcPr>
          <w:p w14:paraId="4A3E1011" w14:textId="0636D467" w:rsidR="00673430" w:rsidRPr="009C30F3" w:rsidRDefault="00673430" w:rsidP="00673430">
            <w:pPr>
              <w:rPr>
                <w:rFonts w:ascii="Arial" w:hAnsi="Arial" w:cs="Arial"/>
                <w:sz w:val="16"/>
                <w:szCs w:val="16"/>
              </w:rPr>
            </w:pPr>
            <w:r w:rsidRPr="009C30F3">
              <w:rPr>
                <w:rFonts w:ascii="Arial" w:hAnsi="Arial" w:cs="Arial"/>
                <w:sz w:val="16"/>
                <w:szCs w:val="16"/>
              </w:rPr>
              <w:t>55%</w:t>
            </w:r>
          </w:p>
        </w:tc>
        <w:tc>
          <w:tcPr>
            <w:tcW w:w="1620" w:type="dxa"/>
            <w:shd w:val="clear" w:color="auto" w:fill="E7E6E6" w:themeFill="background2"/>
            <w:vAlign w:val="bottom"/>
          </w:tcPr>
          <w:p w14:paraId="35A2223E" w14:textId="210B5163" w:rsidR="00673430" w:rsidRPr="009C30F3" w:rsidRDefault="00673430" w:rsidP="00673430">
            <w:pPr>
              <w:rPr>
                <w:rFonts w:ascii="Arial" w:hAnsi="Arial" w:cs="Arial"/>
                <w:sz w:val="16"/>
                <w:szCs w:val="16"/>
              </w:rPr>
            </w:pPr>
            <w:r w:rsidRPr="009C30F3">
              <w:rPr>
                <w:rFonts w:ascii="Arial" w:hAnsi="Arial" w:cs="Arial"/>
                <w:sz w:val="16"/>
                <w:szCs w:val="16"/>
              </w:rPr>
              <w:t>30%</w:t>
            </w:r>
          </w:p>
        </w:tc>
        <w:tc>
          <w:tcPr>
            <w:tcW w:w="990" w:type="dxa"/>
            <w:shd w:val="clear" w:color="auto" w:fill="E7E6E6" w:themeFill="background2"/>
            <w:vAlign w:val="bottom"/>
          </w:tcPr>
          <w:p w14:paraId="08E09B3F" w14:textId="78EFE9EE" w:rsidR="00673430" w:rsidRPr="009C30F3" w:rsidRDefault="00673430" w:rsidP="00673430">
            <w:pPr>
              <w:rPr>
                <w:rFonts w:ascii="Arial" w:hAnsi="Arial" w:cs="Arial"/>
                <w:sz w:val="16"/>
                <w:szCs w:val="16"/>
              </w:rPr>
            </w:pPr>
            <w:r w:rsidRPr="009C30F3">
              <w:rPr>
                <w:rFonts w:ascii="Arial" w:hAnsi="Arial" w:cs="Arial"/>
                <w:sz w:val="16"/>
                <w:szCs w:val="16"/>
              </w:rPr>
              <w:t>48%</w:t>
            </w:r>
          </w:p>
        </w:tc>
      </w:tr>
      <w:tr w:rsidR="00673430" w:rsidRPr="009C30F3" w14:paraId="5806FF9D" w14:textId="2BB08652" w:rsidTr="00695044">
        <w:tc>
          <w:tcPr>
            <w:tcW w:w="625" w:type="dxa"/>
            <w:shd w:val="clear" w:color="auto" w:fill="E7E6E6" w:themeFill="background2"/>
            <w:vAlign w:val="bottom"/>
          </w:tcPr>
          <w:p w14:paraId="6968C181" w14:textId="77777777" w:rsidR="00673430" w:rsidRPr="009C30F3" w:rsidRDefault="00673430" w:rsidP="00673430">
            <w:pPr>
              <w:rPr>
                <w:rFonts w:ascii="Arial" w:hAnsi="Arial" w:cs="Arial"/>
                <w:sz w:val="16"/>
                <w:szCs w:val="16"/>
              </w:rPr>
            </w:pPr>
            <w:r w:rsidRPr="009C30F3">
              <w:rPr>
                <w:rFonts w:ascii="Arial" w:hAnsi="Arial" w:cs="Arial"/>
                <w:sz w:val="16"/>
                <w:szCs w:val="16"/>
              </w:rPr>
              <w:t>15</w:t>
            </w:r>
          </w:p>
        </w:tc>
        <w:tc>
          <w:tcPr>
            <w:tcW w:w="1170" w:type="dxa"/>
            <w:shd w:val="clear" w:color="auto" w:fill="E7E6E6" w:themeFill="background2"/>
            <w:vAlign w:val="bottom"/>
          </w:tcPr>
          <w:p w14:paraId="72D473DC"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5B6DC4BE" w14:textId="77777777" w:rsidR="00673430" w:rsidRPr="009C30F3" w:rsidRDefault="00673430" w:rsidP="00673430">
            <w:pPr>
              <w:rPr>
                <w:rFonts w:ascii="Arial" w:hAnsi="Arial" w:cs="Arial"/>
                <w:sz w:val="16"/>
                <w:szCs w:val="16"/>
              </w:rPr>
            </w:pPr>
            <w:r w:rsidRPr="009C30F3">
              <w:rPr>
                <w:rFonts w:ascii="Arial" w:hAnsi="Arial" w:cs="Arial"/>
                <w:sz w:val="16"/>
                <w:szCs w:val="16"/>
              </w:rPr>
              <w:t>1</w:t>
            </w:r>
          </w:p>
        </w:tc>
        <w:tc>
          <w:tcPr>
            <w:tcW w:w="900" w:type="dxa"/>
            <w:shd w:val="clear" w:color="auto" w:fill="E7E6E6" w:themeFill="background2"/>
            <w:vAlign w:val="bottom"/>
          </w:tcPr>
          <w:p w14:paraId="1D21969A"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1260" w:type="dxa"/>
            <w:shd w:val="clear" w:color="auto" w:fill="E7E6E6" w:themeFill="background2"/>
            <w:vAlign w:val="bottom"/>
          </w:tcPr>
          <w:p w14:paraId="2C9B42CD" w14:textId="77777777" w:rsidR="00673430" w:rsidRPr="009C30F3" w:rsidRDefault="00673430" w:rsidP="00673430">
            <w:pPr>
              <w:rPr>
                <w:rFonts w:ascii="Arial" w:hAnsi="Arial" w:cs="Arial"/>
                <w:sz w:val="16"/>
                <w:szCs w:val="16"/>
              </w:rPr>
            </w:pPr>
            <w:r w:rsidRPr="009C30F3">
              <w:rPr>
                <w:rFonts w:ascii="Arial" w:hAnsi="Arial" w:cs="Arial"/>
                <w:sz w:val="16"/>
                <w:szCs w:val="16"/>
              </w:rPr>
              <w:t>25%</w:t>
            </w:r>
          </w:p>
        </w:tc>
        <w:tc>
          <w:tcPr>
            <w:tcW w:w="990" w:type="dxa"/>
            <w:shd w:val="clear" w:color="auto" w:fill="E7E6E6" w:themeFill="background2"/>
            <w:vAlign w:val="bottom"/>
          </w:tcPr>
          <w:p w14:paraId="5B5E766E" w14:textId="77777777" w:rsidR="00673430" w:rsidRPr="009C30F3" w:rsidRDefault="00673430" w:rsidP="00673430">
            <w:pPr>
              <w:rPr>
                <w:rFonts w:ascii="Arial" w:hAnsi="Arial" w:cs="Arial"/>
                <w:sz w:val="16"/>
                <w:szCs w:val="16"/>
              </w:rPr>
            </w:pPr>
            <w:r w:rsidRPr="009C30F3">
              <w:rPr>
                <w:rFonts w:ascii="Arial" w:hAnsi="Arial" w:cs="Arial"/>
                <w:sz w:val="16"/>
                <w:szCs w:val="16"/>
              </w:rPr>
              <w:t>98%</w:t>
            </w:r>
          </w:p>
        </w:tc>
        <w:tc>
          <w:tcPr>
            <w:tcW w:w="1080" w:type="dxa"/>
            <w:shd w:val="clear" w:color="auto" w:fill="E7E6E6" w:themeFill="background2"/>
          </w:tcPr>
          <w:p w14:paraId="44CCEF34" w14:textId="2A150494" w:rsidR="00673430" w:rsidRPr="009C30F3" w:rsidRDefault="00673430" w:rsidP="00673430">
            <w:pPr>
              <w:rPr>
                <w:rFonts w:ascii="Arial" w:hAnsi="Arial" w:cs="Arial"/>
                <w:sz w:val="16"/>
                <w:szCs w:val="16"/>
              </w:rPr>
            </w:pPr>
            <w:r w:rsidRPr="009C30F3">
              <w:rPr>
                <w:rFonts w:ascii="Arial" w:hAnsi="Arial" w:cs="Arial"/>
                <w:sz w:val="16"/>
                <w:szCs w:val="16"/>
              </w:rPr>
              <w:t>98%</w:t>
            </w:r>
          </w:p>
        </w:tc>
        <w:tc>
          <w:tcPr>
            <w:tcW w:w="1620" w:type="dxa"/>
            <w:shd w:val="clear" w:color="auto" w:fill="E7E6E6" w:themeFill="background2"/>
            <w:vAlign w:val="bottom"/>
          </w:tcPr>
          <w:p w14:paraId="51F2507F" w14:textId="49FB327E" w:rsidR="00673430" w:rsidRPr="009C30F3" w:rsidRDefault="00673430" w:rsidP="00673430">
            <w:pPr>
              <w:rPr>
                <w:rFonts w:ascii="Arial" w:hAnsi="Arial" w:cs="Arial"/>
                <w:sz w:val="16"/>
                <w:szCs w:val="16"/>
              </w:rPr>
            </w:pPr>
            <w:r w:rsidRPr="009C30F3">
              <w:rPr>
                <w:rFonts w:ascii="Arial" w:hAnsi="Arial" w:cs="Arial"/>
                <w:sz w:val="16"/>
                <w:szCs w:val="16"/>
              </w:rPr>
              <w:t>5%</w:t>
            </w:r>
          </w:p>
        </w:tc>
        <w:tc>
          <w:tcPr>
            <w:tcW w:w="990" w:type="dxa"/>
            <w:shd w:val="clear" w:color="auto" w:fill="E7E6E6" w:themeFill="background2"/>
            <w:vAlign w:val="bottom"/>
          </w:tcPr>
          <w:p w14:paraId="2E1DC7BD" w14:textId="26EE49AC" w:rsidR="00673430" w:rsidRPr="009C30F3" w:rsidRDefault="00673430" w:rsidP="00673430">
            <w:pPr>
              <w:rPr>
                <w:rFonts w:ascii="Arial" w:hAnsi="Arial" w:cs="Arial"/>
                <w:sz w:val="16"/>
                <w:szCs w:val="16"/>
              </w:rPr>
            </w:pPr>
            <w:r w:rsidRPr="009C30F3">
              <w:rPr>
                <w:rFonts w:ascii="Arial" w:hAnsi="Arial" w:cs="Arial"/>
                <w:sz w:val="16"/>
                <w:szCs w:val="16"/>
              </w:rPr>
              <w:t>95%</w:t>
            </w:r>
          </w:p>
        </w:tc>
      </w:tr>
      <w:tr w:rsidR="00673430" w:rsidRPr="009C30F3" w14:paraId="61D5920F" w14:textId="4784703B" w:rsidTr="00695044">
        <w:tc>
          <w:tcPr>
            <w:tcW w:w="625" w:type="dxa"/>
            <w:shd w:val="clear" w:color="auto" w:fill="E7E6E6" w:themeFill="background2"/>
            <w:vAlign w:val="bottom"/>
          </w:tcPr>
          <w:p w14:paraId="1F88FDF5" w14:textId="77777777" w:rsidR="00673430" w:rsidRPr="009C30F3" w:rsidRDefault="00673430" w:rsidP="00673430">
            <w:pPr>
              <w:rPr>
                <w:rFonts w:ascii="Arial" w:hAnsi="Arial" w:cs="Arial"/>
                <w:sz w:val="16"/>
                <w:szCs w:val="16"/>
              </w:rPr>
            </w:pPr>
            <w:r w:rsidRPr="009C30F3">
              <w:rPr>
                <w:rFonts w:ascii="Arial" w:hAnsi="Arial" w:cs="Arial"/>
                <w:sz w:val="16"/>
                <w:szCs w:val="16"/>
              </w:rPr>
              <w:t>16</w:t>
            </w:r>
          </w:p>
        </w:tc>
        <w:tc>
          <w:tcPr>
            <w:tcW w:w="1170" w:type="dxa"/>
            <w:shd w:val="clear" w:color="auto" w:fill="E7E6E6" w:themeFill="background2"/>
            <w:vAlign w:val="bottom"/>
          </w:tcPr>
          <w:p w14:paraId="65836443"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7CAA4A62" w14:textId="77777777" w:rsidR="00673430" w:rsidRPr="009C30F3" w:rsidRDefault="00673430" w:rsidP="00673430">
            <w:pPr>
              <w:rPr>
                <w:rFonts w:ascii="Arial" w:hAnsi="Arial" w:cs="Arial"/>
                <w:sz w:val="16"/>
                <w:szCs w:val="16"/>
              </w:rPr>
            </w:pPr>
            <w:r w:rsidRPr="009C30F3">
              <w:rPr>
                <w:rFonts w:ascii="Arial" w:hAnsi="Arial" w:cs="Arial"/>
                <w:sz w:val="16"/>
                <w:szCs w:val="16"/>
              </w:rPr>
              <w:t>1</w:t>
            </w:r>
          </w:p>
        </w:tc>
        <w:tc>
          <w:tcPr>
            <w:tcW w:w="900" w:type="dxa"/>
            <w:shd w:val="clear" w:color="auto" w:fill="E7E6E6" w:themeFill="background2"/>
            <w:vAlign w:val="bottom"/>
          </w:tcPr>
          <w:p w14:paraId="2BF48EF5"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1260" w:type="dxa"/>
            <w:shd w:val="clear" w:color="auto" w:fill="E7E6E6" w:themeFill="background2"/>
            <w:vAlign w:val="bottom"/>
          </w:tcPr>
          <w:p w14:paraId="601D227F" w14:textId="77777777" w:rsidR="00673430" w:rsidRPr="009C30F3" w:rsidRDefault="00673430" w:rsidP="00673430">
            <w:pPr>
              <w:rPr>
                <w:rFonts w:ascii="Arial" w:hAnsi="Arial" w:cs="Arial"/>
                <w:sz w:val="16"/>
                <w:szCs w:val="16"/>
              </w:rPr>
            </w:pPr>
            <w:r w:rsidRPr="009C30F3">
              <w:rPr>
                <w:rFonts w:ascii="Arial" w:hAnsi="Arial" w:cs="Arial"/>
                <w:sz w:val="16"/>
                <w:szCs w:val="16"/>
              </w:rPr>
              <w:t>65%</w:t>
            </w:r>
          </w:p>
        </w:tc>
        <w:tc>
          <w:tcPr>
            <w:tcW w:w="990" w:type="dxa"/>
            <w:shd w:val="clear" w:color="auto" w:fill="E7E6E6" w:themeFill="background2"/>
            <w:vAlign w:val="bottom"/>
          </w:tcPr>
          <w:p w14:paraId="58C145A4" w14:textId="77777777" w:rsidR="00673430" w:rsidRPr="009C30F3" w:rsidRDefault="00673430" w:rsidP="00673430">
            <w:pPr>
              <w:rPr>
                <w:rFonts w:ascii="Arial" w:hAnsi="Arial" w:cs="Arial"/>
                <w:sz w:val="16"/>
                <w:szCs w:val="16"/>
              </w:rPr>
            </w:pPr>
            <w:r w:rsidRPr="009C30F3">
              <w:rPr>
                <w:rFonts w:ascii="Arial" w:hAnsi="Arial" w:cs="Arial"/>
                <w:sz w:val="16"/>
                <w:szCs w:val="16"/>
              </w:rPr>
              <w:t>95%</w:t>
            </w:r>
          </w:p>
        </w:tc>
        <w:tc>
          <w:tcPr>
            <w:tcW w:w="1080" w:type="dxa"/>
            <w:shd w:val="clear" w:color="auto" w:fill="E7E6E6" w:themeFill="background2"/>
          </w:tcPr>
          <w:p w14:paraId="2491B026" w14:textId="331CB4D7" w:rsidR="00673430" w:rsidRPr="009C30F3" w:rsidRDefault="00673430" w:rsidP="00673430">
            <w:pPr>
              <w:rPr>
                <w:rFonts w:ascii="Arial" w:hAnsi="Arial" w:cs="Arial"/>
                <w:sz w:val="16"/>
                <w:szCs w:val="16"/>
              </w:rPr>
            </w:pPr>
            <w:r w:rsidRPr="009C30F3">
              <w:rPr>
                <w:rFonts w:ascii="Arial" w:hAnsi="Arial" w:cs="Arial"/>
                <w:sz w:val="16"/>
                <w:szCs w:val="16"/>
              </w:rPr>
              <w:t>95%</w:t>
            </w:r>
          </w:p>
        </w:tc>
        <w:tc>
          <w:tcPr>
            <w:tcW w:w="1620" w:type="dxa"/>
            <w:shd w:val="clear" w:color="auto" w:fill="E7E6E6" w:themeFill="background2"/>
            <w:vAlign w:val="bottom"/>
          </w:tcPr>
          <w:p w14:paraId="099986D0" w14:textId="05017928" w:rsidR="00673430" w:rsidRPr="009C30F3" w:rsidRDefault="00673430" w:rsidP="00673430">
            <w:pPr>
              <w:rPr>
                <w:rFonts w:ascii="Arial" w:hAnsi="Arial" w:cs="Arial"/>
                <w:sz w:val="16"/>
                <w:szCs w:val="16"/>
              </w:rPr>
            </w:pPr>
            <w:r w:rsidRPr="009C30F3">
              <w:rPr>
                <w:rFonts w:ascii="Arial" w:hAnsi="Arial" w:cs="Arial"/>
                <w:sz w:val="16"/>
                <w:szCs w:val="16"/>
              </w:rPr>
              <w:t>10%</w:t>
            </w:r>
          </w:p>
        </w:tc>
        <w:tc>
          <w:tcPr>
            <w:tcW w:w="990" w:type="dxa"/>
            <w:shd w:val="clear" w:color="auto" w:fill="E7E6E6" w:themeFill="background2"/>
            <w:vAlign w:val="bottom"/>
          </w:tcPr>
          <w:p w14:paraId="3ED267B8" w14:textId="1E8D08DA" w:rsidR="00673430" w:rsidRPr="009C30F3" w:rsidRDefault="00673430" w:rsidP="00673430">
            <w:pPr>
              <w:rPr>
                <w:rFonts w:ascii="Arial" w:hAnsi="Arial" w:cs="Arial"/>
                <w:sz w:val="16"/>
                <w:szCs w:val="16"/>
              </w:rPr>
            </w:pPr>
            <w:r w:rsidRPr="009C30F3">
              <w:rPr>
                <w:rFonts w:ascii="Arial" w:hAnsi="Arial" w:cs="Arial"/>
                <w:sz w:val="16"/>
                <w:szCs w:val="16"/>
              </w:rPr>
              <w:t>91%</w:t>
            </w:r>
          </w:p>
        </w:tc>
      </w:tr>
      <w:tr w:rsidR="00673430" w:rsidRPr="009C30F3" w14:paraId="43230C2B" w14:textId="28E1C0FB" w:rsidTr="00695044">
        <w:tc>
          <w:tcPr>
            <w:tcW w:w="625" w:type="dxa"/>
            <w:shd w:val="clear" w:color="auto" w:fill="E7E6E6" w:themeFill="background2"/>
            <w:vAlign w:val="bottom"/>
          </w:tcPr>
          <w:p w14:paraId="595121A3" w14:textId="77777777" w:rsidR="00673430" w:rsidRPr="009C30F3" w:rsidRDefault="00673430" w:rsidP="00673430">
            <w:pPr>
              <w:rPr>
                <w:rFonts w:ascii="Arial" w:hAnsi="Arial" w:cs="Arial"/>
                <w:sz w:val="16"/>
                <w:szCs w:val="16"/>
              </w:rPr>
            </w:pPr>
            <w:r w:rsidRPr="009C30F3">
              <w:rPr>
                <w:rFonts w:ascii="Arial" w:hAnsi="Arial" w:cs="Arial"/>
                <w:sz w:val="16"/>
                <w:szCs w:val="16"/>
              </w:rPr>
              <w:t>17</w:t>
            </w:r>
          </w:p>
        </w:tc>
        <w:tc>
          <w:tcPr>
            <w:tcW w:w="1170" w:type="dxa"/>
            <w:shd w:val="clear" w:color="auto" w:fill="E7E6E6" w:themeFill="background2"/>
            <w:vAlign w:val="bottom"/>
          </w:tcPr>
          <w:p w14:paraId="18846267"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29BFCA62" w14:textId="77777777" w:rsidR="00673430" w:rsidRPr="009C30F3" w:rsidRDefault="00673430" w:rsidP="00673430">
            <w:pPr>
              <w:rPr>
                <w:rFonts w:ascii="Arial" w:hAnsi="Arial" w:cs="Arial"/>
                <w:sz w:val="16"/>
                <w:szCs w:val="16"/>
              </w:rPr>
            </w:pPr>
            <w:r w:rsidRPr="009C30F3">
              <w:rPr>
                <w:rFonts w:ascii="Arial" w:hAnsi="Arial" w:cs="Arial"/>
                <w:sz w:val="16"/>
                <w:szCs w:val="16"/>
              </w:rPr>
              <w:t>4</w:t>
            </w:r>
          </w:p>
        </w:tc>
        <w:tc>
          <w:tcPr>
            <w:tcW w:w="900" w:type="dxa"/>
            <w:shd w:val="clear" w:color="auto" w:fill="E7E6E6" w:themeFill="background2"/>
            <w:vAlign w:val="bottom"/>
          </w:tcPr>
          <w:p w14:paraId="3DC3D796"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shd w:val="clear" w:color="auto" w:fill="E7E6E6" w:themeFill="background2"/>
            <w:vAlign w:val="bottom"/>
          </w:tcPr>
          <w:p w14:paraId="1D3261FF" w14:textId="77777777" w:rsidR="00673430" w:rsidRPr="009C30F3" w:rsidRDefault="00673430" w:rsidP="00673430">
            <w:pPr>
              <w:rPr>
                <w:rFonts w:ascii="Arial" w:hAnsi="Arial" w:cs="Arial"/>
                <w:sz w:val="16"/>
                <w:szCs w:val="16"/>
              </w:rPr>
            </w:pPr>
            <w:r w:rsidRPr="009C30F3">
              <w:rPr>
                <w:rFonts w:ascii="Arial" w:hAnsi="Arial" w:cs="Arial"/>
                <w:sz w:val="16"/>
                <w:szCs w:val="16"/>
              </w:rPr>
              <w:t>65%</w:t>
            </w:r>
          </w:p>
        </w:tc>
        <w:tc>
          <w:tcPr>
            <w:tcW w:w="990" w:type="dxa"/>
            <w:shd w:val="clear" w:color="auto" w:fill="E7E6E6" w:themeFill="background2"/>
            <w:vAlign w:val="bottom"/>
          </w:tcPr>
          <w:p w14:paraId="30E63892" w14:textId="77777777" w:rsidR="00673430" w:rsidRPr="009C30F3" w:rsidRDefault="00673430" w:rsidP="00673430">
            <w:pPr>
              <w:rPr>
                <w:rFonts w:ascii="Arial" w:hAnsi="Arial" w:cs="Arial"/>
                <w:sz w:val="16"/>
                <w:szCs w:val="16"/>
              </w:rPr>
            </w:pPr>
            <w:r w:rsidRPr="009C30F3">
              <w:rPr>
                <w:rFonts w:ascii="Arial" w:hAnsi="Arial" w:cs="Arial"/>
                <w:sz w:val="16"/>
                <w:szCs w:val="16"/>
              </w:rPr>
              <w:t>23%</w:t>
            </w:r>
          </w:p>
        </w:tc>
        <w:tc>
          <w:tcPr>
            <w:tcW w:w="1080" w:type="dxa"/>
            <w:shd w:val="clear" w:color="auto" w:fill="E7E6E6" w:themeFill="background2"/>
          </w:tcPr>
          <w:p w14:paraId="46899E1B" w14:textId="45747556" w:rsidR="00673430" w:rsidRPr="009C30F3" w:rsidRDefault="00673430" w:rsidP="00673430">
            <w:pPr>
              <w:rPr>
                <w:rFonts w:ascii="Arial" w:hAnsi="Arial" w:cs="Arial"/>
                <w:sz w:val="16"/>
                <w:szCs w:val="16"/>
              </w:rPr>
            </w:pPr>
            <w:r w:rsidRPr="009C30F3">
              <w:rPr>
                <w:rFonts w:ascii="Arial" w:hAnsi="Arial" w:cs="Arial"/>
                <w:sz w:val="16"/>
                <w:szCs w:val="16"/>
              </w:rPr>
              <w:t>78%</w:t>
            </w:r>
          </w:p>
        </w:tc>
        <w:tc>
          <w:tcPr>
            <w:tcW w:w="1620" w:type="dxa"/>
            <w:shd w:val="clear" w:color="auto" w:fill="E7E6E6" w:themeFill="background2"/>
            <w:vAlign w:val="bottom"/>
          </w:tcPr>
          <w:p w14:paraId="0B151714" w14:textId="041F79A0" w:rsidR="00673430" w:rsidRPr="009C30F3" w:rsidRDefault="00673430" w:rsidP="00673430">
            <w:pPr>
              <w:rPr>
                <w:rFonts w:ascii="Arial" w:hAnsi="Arial" w:cs="Arial"/>
                <w:sz w:val="16"/>
                <w:szCs w:val="16"/>
              </w:rPr>
            </w:pPr>
            <w:r w:rsidRPr="009C30F3">
              <w:rPr>
                <w:rFonts w:ascii="Arial" w:hAnsi="Arial" w:cs="Arial"/>
                <w:sz w:val="16"/>
                <w:szCs w:val="16"/>
              </w:rPr>
              <w:t>25%</w:t>
            </w:r>
          </w:p>
        </w:tc>
        <w:tc>
          <w:tcPr>
            <w:tcW w:w="990" w:type="dxa"/>
            <w:shd w:val="clear" w:color="auto" w:fill="E7E6E6" w:themeFill="background2"/>
            <w:vAlign w:val="bottom"/>
          </w:tcPr>
          <w:p w14:paraId="77B52D6E" w14:textId="239963F8" w:rsidR="00673430" w:rsidRPr="009C30F3" w:rsidRDefault="00673430" w:rsidP="00673430">
            <w:pPr>
              <w:rPr>
                <w:rFonts w:ascii="Arial" w:hAnsi="Arial" w:cs="Arial"/>
                <w:sz w:val="16"/>
                <w:szCs w:val="16"/>
              </w:rPr>
            </w:pPr>
            <w:r w:rsidRPr="009C30F3">
              <w:rPr>
                <w:rFonts w:ascii="Arial" w:hAnsi="Arial" w:cs="Arial"/>
                <w:sz w:val="16"/>
                <w:szCs w:val="16"/>
              </w:rPr>
              <w:t>63%</w:t>
            </w:r>
          </w:p>
        </w:tc>
      </w:tr>
      <w:tr w:rsidR="00673430" w:rsidRPr="009C30F3" w14:paraId="041DDF2B" w14:textId="7C9CC367" w:rsidTr="00695044">
        <w:tc>
          <w:tcPr>
            <w:tcW w:w="625" w:type="dxa"/>
            <w:vAlign w:val="bottom"/>
          </w:tcPr>
          <w:p w14:paraId="3296A66A" w14:textId="77777777" w:rsidR="00673430" w:rsidRPr="009C30F3" w:rsidRDefault="00673430" w:rsidP="00673430">
            <w:pPr>
              <w:rPr>
                <w:rFonts w:ascii="Arial" w:hAnsi="Arial" w:cs="Arial"/>
                <w:sz w:val="16"/>
                <w:szCs w:val="16"/>
              </w:rPr>
            </w:pPr>
            <w:r w:rsidRPr="009C30F3">
              <w:rPr>
                <w:rFonts w:ascii="Arial" w:hAnsi="Arial" w:cs="Arial"/>
                <w:sz w:val="16"/>
                <w:szCs w:val="16"/>
              </w:rPr>
              <w:t>18</w:t>
            </w:r>
          </w:p>
        </w:tc>
        <w:tc>
          <w:tcPr>
            <w:tcW w:w="1170" w:type="dxa"/>
            <w:vAlign w:val="bottom"/>
          </w:tcPr>
          <w:p w14:paraId="587AED59"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7EF05C0D"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900" w:type="dxa"/>
            <w:vAlign w:val="bottom"/>
          </w:tcPr>
          <w:p w14:paraId="66084E10"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67A7B8DE" w14:textId="77777777" w:rsidR="00673430" w:rsidRPr="009C30F3" w:rsidRDefault="00673430" w:rsidP="00673430">
            <w:pPr>
              <w:rPr>
                <w:rFonts w:ascii="Arial" w:hAnsi="Arial" w:cs="Arial"/>
                <w:sz w:val="16"/>
                <w:szCs w:val="16"/>
              </w:rPr>
            </w:pPr>
            <w:r w:rsidRPr="009C30F3">
              <w:rPr>
                <w:rFonts w:ascii="Arial" w:hAnsi="Arial" w:cs="Arial"/>
                <w:sz w:val="16"/>
                <w:szCs w:val="16"/>
              </w:rPr>
              <w:t>73%</w:t>
            </w:r>
          </w:p>
        </w:tc>
        <w:tc>
          <w:tcPr>
            <w:tcW w:w="990" w:type="dxa"/>
            <w:vAlign w:val="bottom"/>
          </w:tcPr>
          <w:p w14:paraId="286BFC8F" w14:textId="77777777" w:rsidR="00673430" w:rsidRPr="009C30F3" w:rsidRDefault="00673430" w:rsidP="00673430">
            <w:pPr>
              <w:rPr>
                <w:rFonts w:ascii="Arial" w:hAnsi="Arial" w:cs="Arial"/>
                <w:sz w:val="16"/>
                <w:szCs w:val="16"/>
              </w:rPr>
            </w:pPr>
            <w:r w:rsidRPr="009C30F3">
              <w:rPr>
                <w:rFonts w:ascii="Arial" w:hAnsi="Arial" w:cs="Arial"/>
                <w:sz w:val="16"/>
                <w:szCs w:val="16"/>
              </w:rPr>
              <w:t>100%</w:t>
            </w:r>
          </w:p>
        </w:tc>
        <w:tc>
          <w:tcPr>
            <w:tcW w:w="1080" w:type="dxa"/>
          </w:tcPr>
          <w:p w14:paraId="4F561859" w14:textId="151FE818" w:rsidR="00673430" w:rsidRPr="009C30F3" w:rsidRDefault="00673430" w:rsidP="00673430">
            <w:pPr>
              <w:rPr>
                <w:rFonts w:ascii="Arial" w:hAnsi="Arial" w:cs="Arial"/>
                <w:sz w:val="16"/>
                <w:szCs w:val="16"/>
              </w:rPr>
            </w:pPr>
            <w:r w:rsidRPr="009C30F3">
              <w:rPr>
                <w:rFonts w:ascii="Arial" w:hAnsi="Arial" w:cs="Arial"/>
                <w:sz w:val="16"/>
                <w:szCs w:val="16"/>
              </w:rPr>
              <w:t>100%</w:t>
            </w:r>
          </w:p>
        </w:tc>
        <w:tc>
          <w:tcPr>
            <w:tcW w:w="1620" w:type="dxa"/>
            <w:vAlign w:val="bottom"/>
          </w:tcPr>
          <w:p w14:paraId="51C4C09B" w14:textId="28834761" w:rsidR="00673430" w:rsidRPr="009C30F3" w:rsidRDefault="00673430" w:rsidP="00673430">
            <w:pPr>
              <w:rPr>
                <w:rFonts w:ascii="Arial" w:hAnsi="Arial" w:cs="Arial"/>
                <w:sz w:val="16"/>
                <w:szCs w:val="16"/>
              </w:rPr>
            </w:pPr>
            <w:r w:rsidRPr="009C30F3">
              <w:rPr>
                <w:rFonts w:ascii="Arial" w:hAnsi="Arial" w:cs="Arial"/>
                <w:sz w:val="16"/>
                <w:szCs w:val="16"/>
              </w:rPr>
              <w:t>0%</w:t>
            </w:r>
          </w:p>
        </w:tc>
        <w:tc>
          <w:tcPr>
            <w:tcW w:w="990" w:type="dxa"/>
            <w:vAlign w:val="bottom"/>
          </w:tcPr>
          <w:p w14:paraId="25013C95" w14:textId="4E9CF397" w:rsidR="00673430" w:rsidRPr="009C30F3" w:rsidRDefault="00673430" w:rsidP="00673430">
            <w:pPr>
              <w:rPr>
                <w:rFonts w:ascii="Arial" w:hAnsi="Arial" w:cs="Arial"/>
                <w:sz w:val="16"/>
                <w:szCs w:val="16"/>
              </w:rPr>
            </w:pPr>
            <w:r w:rsidRPr="009C30F3">
              <w:rPr>
                <w:rFonts w:ascii="Arial" w:hAnsi="Arial" w:cs="Arial"/>
                <w:sz w:val="16"/>
                <w:szCs w:val="16"/>
              </w:rPr>
              <w:t>100%</w:t>
            </w:r>
          </w:p>
        </w:tc>
      </w:tr>
      <w:tr w:rsidR="00673430" w:rsidRPr="009C30F3" w14:paraId="0EFEEBD9" w14:textId="3B7DE4D7" w:rsidTr="00695044">
        <w:tc>
          <w:tcPr>
            <w:tcW w:w="625" w:type="dxa"/>
            <w:vAlign w:val="bottom"/>
          </w:tcPr>
          <w:p w14:paraId="09071478" w14:textId="77777777" w:rsidR="00673430" w:rsidRPr="009C30F3" w:rsidRDefault="00673430" w:rsidP="00673430">
            <w:pPr>
              <w:rPr>
                <w:rFonts w:ascii="Arial" w:hAnsi="Arial" w:cs="Arial"/>
                <w:sz w:val="16"/>
                <w:szCs w:val="16"/>
              </w:rPr>
            </w:pPr>
            <w:r w:rsidRPr="009C30F3">
              <w:rPr>
                <w:rFonts w:ascii="Arial" w:hAnsi="Arial" w:cs="Arial"/>
                <w:sz w:val="16"/>
                <w:szCs w:val="16"/>
              </w:rPr>
              <w:t>19</w:t>
            </w:r>
          </w:p>
        </w:tc>
        <w:tc>
          <w:tcPr>
            <w:tcW w:w="1170" w:type="dxa"/>
            <w:vAlign w:val="bottom"/>
          </w:tcPr>
          <w:p w14:paraId="6FA8FAA2"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40A41E26" w14:textId="77777777" w:rsidR="00673430" w:rsidRPr="009C30F3" w:rsidRDefault="00673430" w:rsidP="00673430">
            <w:pPr>
              <w:rPr>
                <w:rFonts w:ascii="Arial" w:hAnsi="Arial" w:cs="Arial"/>
                <w:sz w:val="16"/>
                <w:szCs w:val="16"/>
              </w:rPr>
            </w:pPr>
            <w:r w:rsidRPr="009C30F3">
              <w:rPr>
                <w:rFonts w:ascii="Arial" w:hAnsi="Arial" w:cs="Arial"/>
                <w:sz w:val="16"/>
                <w:szCs w:val="16"/>
              </w:rPr>
              <w:t>4</w:t>
            </w:r>
          </w:p>
        </w:tc>
        <w:tc>
          <w:tcPr>
            <w:tcW w:w="900" w:type="dxa"/>
            <w:vAlign w:val="bottom"/>
          </w:tcPr>
          <w:p w14:paraId="73257709"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7F548F4C" w14:textId="77777777" w:rsidR="00673430" w:rsidRPr="009C30F3" w:rsidRDefault="00673430" w:rsidP="00673430">
            <w:pPr>
              <w:rPr>
                <w:rFonts w:ascii="Arial" w:hAnsi="Arial" w:cs="Arial"/>
                <w:sz w:val="16"/>
                <w:szCs w:val="16"/>
              </w:rPr>
            </w:pPr>
            <w:r w:rsidRPr="009C30F3">
              <w:rPr>
                <w:rFonts w:ascii="Arial" w:hAnsi="Arial" w:cs="Arial"/>
                <w:sz w:val="16"/>
                <w:szCs w:val="16"/>
              </w:rPr>
              <w:t>80%</w:t>
            </w:r>
          </w:p>
        </w:tc>
        <w:tc>
          <w:tcPr>
            <w:tcW w:w="990" w:type="dxa"/>
            <w:vAlign w:val="bottom"/>
          </w:tcPr>
          <w:p w14:paraId="6A0A608D" w14:textId="77777777" w:rsidR="00673430" w:rsidRPr="009C30F3" w:rsidRDefault="00673430" w:rsidP="00673430">
            <w:pPr>
              <w:rPr>
                <w:rFonts w:ascii="Arial" w:hAnsi="Arial" w:cs="Arial"/>
                <w:sz w:val="16"/>
                <w:szCs w:val="16"/>
              </w:rPr>
            </w:pPr>
            <w:r w:rsidRPr="009C30F3">
              <w:rPr>
                <w:rFonts w:ascii="Arial" w:hAnsi="Arial" w:cs="Arial"/>
                <w:sz w:val="16"/>
                <w:szCs w:val="16"/>
              </w:rPr>
              <w:t>68%</w:t>
            </w:r>
          </w:p>
        </w:tc>
        <w:tc>
          <w:tcPr>
            <w:tcW w:w="1080" w:type="dxa"/>
          </w:tcPr>
          <w:p w14:paraId="19AB8A4A" w14:textId="19BF3B44" w:rsidR="00673430" w:rsidRPr="009C30F3" w:rsidRDefault="00673430" w:rsidP="00673430">
            <w:pPr>
              <w:rPr>
                <w:rFonts w:ascii="Arial" w:hAnsi="Arial" w:cs="Arial"/>
                <w:sz w:val="16"/>
                <w:szCs w:val="16"/>
              </w:rPr>
            </w:pPr>
            <w:r w:rsidRPr="009C30F3">
              <w:rPr>
                <w:rFonts w:ascii="Arial" w:hAnsi="Arial" w:cs="Arial"/>
                <w:sz w:val="16"/>
                <w:szCs w:val="16"/>
              </w:rPr>
              <w:t>68%</w:t>
            </w:r>
          </w:p>
        </w:tc>
        <w:tc>
          <w:tcPr>
            <w:tcW w:w="1620" w:type="dxa"/>
            <w:vAlign w:val="bottom"/>
          </w:tcPr>
          <w:p w14:paraId="2B26EA80" w14:textId="34F0EC71" w:rsidR="00673430" w:rsidRPr="009C30F3" w:rsidRDefault="00673430" w:rsidP="00673430">
            <w:pPr>
              <w:rPr>
                <w:rFonts w:ascii="Arial" w:hAnsi="Arial" w:cs="Arial"/>
                <w:sz w:val="16"/>
                <w:szCs w:val="16"/>
              </w:rPr>
            </w:pPr>
            <w:r w:rsidRPr="009C30F3">
              <w:rPr>
                <w:rFonts w:ascii="Arial" w:hAnsi="Arial" w:cs="Arial"/>
                <w:sz w:val="16"/>
                <w:szCs w:val="16"/>
              </w:rPr>
              <w:t>15%</w:t>
            </w:r>
          </w:p>
        </w:tc>
        <w:tc>
          <w:tcPr>
            <w:tcW w:w="990" w:type="dxa"/>
            <w:vAlign w:val="bottom"/>
          </w:tcPr>
          <w:p w14:paraId="67C0D53C" w14:textId="7639C12B" w:rsidR="00673430" w:rsidRPr="009C30F3" w:rsidRDefault="00673430" w:rsidP="00673430">
            <w:pPr>
              <w:rPr>
                <w:rFonts w:ascii="Arial" w:hAnsi="Arial" w:cs="Arial"/>
                <w:sz w:val="16"/>
                <w:szCs w:val="16"/>
              </w:rPr>
            </w:pPr>
            <w:r w:rsidRPr="009C30F3">
              <w:rPr>
                <w:rFonts w:ascii="Arial" w:hAnsi="Arial" w:cs="Arial"/>
                <w:sz w:val="16"/>
                <w:szCs w:val="16"/>
              </w:rPr>
              <w:t>54%</w:t>
            </w:r>
          </w:p>
        </w:tc>
      </w:tr>
      <w:tr w:rsidR="00673430" w:rsidRPr="009C30F3" w14:paraId="79582CCA" w14:textId="6BC1436C" w:rsidTr="00695044">
        <w:tc>
          <w:tcPr>
            <w:tcW w:w="625" w:type="dxa"/>
            <w:shd w:val="clear" w:color="auto" w:fill="E7E6E6" w:themeFill="background2"/>
            <w:vAlign w:val="bottom"/>
          </w:tcPr>
          <w:p w14:paraId="64AA91E9" w14:textId="77777777" w:rsidR="00673430" w:rsidRPr="009C30F3" w:rsidRDefault="00673430" w:rsidP="00673430">
            <w:pPr>
              <w:rPr>
                <w:rFonts w:ascii="Arial" w:hAnsi="Arial" w:cs="Arial"/>
                <w:sz w:val="16"/>
                <w:szCs w:val="16"/>
              </w:rPr>
            </w:pPr>
            <w:r w:rsidRPr="009C30F3">
              <w:rPr>
                <w:rFonts w:ascii="Arial" w:hAnsi="Arial" w:cs="Arial"/>
                <w:sz w:val="16"/>
                <w:szCs w:val="16"/>
              </w:rPr>
              <w:t>20</w:t>
            </w:r>
          </w:p>
        </w:tc>
        <w:tc>
          <w:tcPr>
            <w:tcW w:w="1170" w:type="dxa"/>
            <w:shd w:val="clear" w:color="auto" w:fill="E7E6E6" w:themeFill="background2"/>
            <w:vAlign w:val="bottom"/>
          </w:tcPr>
          <w:p w14:paraId="7EAC8CAE"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3C9DE4C6"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900" w:type="dxa"/>
            <w:shd w:val="clear" w:color="auto" w:fill="E7E6E6" w:themeFill="background2"/>
            <w:vAlign w:val="bottom"/>
          </w:tcPr>
          <w:p w14:paraId="105E599F"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shd w:val="clear" w:color="auto" w:fill="E7E6E6" w:themeFill="background2"/>
            <w:vAlign w:val="bottom"/>
          </w:tcPr>
          <w:p w14:paraId="0EA0EC80" w14:textId="77777777" w:rsidR="00673430" w:rsidRPr="009C30F3" w:rsidRDefault="00673430" w:rsidP="00673430">
            <w:pPr>
              <w:rPr>
                <w:rFonts w:ascii="Arial" w:hAnsi="Arial" w:cs="Arial"/>
                <w:sz w:val="16"/>
                <w:szCs w:val="16"/>
              </w:rPr>
            </w:pPr>
            <w:r w:rsidRPr="009C30F3">
              <w:rPr>
                <w:rFonts w:ascii="Arial" w:hAnsi="Arial" w:cs="Arial"/>
                <w:sz w:val="16"/>
                <w:szCs w:val="16"/>
              </w:rPr>
              <w:t>78%</w:t>
            </w:r>
          </w:p>
        </w:tc>
        <w:tc>
          <w:tcPr>
            <w:tcW w:w="990" w:type="dxa"/>
            <w:shd w:val="clear" w:color="auto" w:fill="E7E6E6" w:themeFill="background2"/>
            <w:vAlign w:val="bottom"/>
          </w:tcPr>
          <w:p w14:paraId="4E9DA5C5" w14:textId="77777777" w:rsidR="00673430" w:rsidRPr="009C30F3" w:rsidRDefault="00673430" w:rsidP="00673430">
            <w:pPr>
              <w:rPr>
                <w:rFonts w:ascii="Arial" w:hAnsi="Arial" w:cs="Arial"/>
                <w:sz w:val="16"/>
                <w:szCs w:val="16"/>
              </w:rPr>
            </w:pPr>
            <w:r w:rsidRPr="009C30F3">
              <w:rPr>
                <w:rFonts w:ascii="Arial" w:hAnsi="Arial" w:cs="Arial"/>
                <w:sz w:val="16"/>
                <w:szCs w:val="16"/>
              </w:rPr>
              <w:t>90%</w:t>
            </w:r>
          </w:p>
        </w:tc>
        <w:tc>
          <w:tcPr>
            <w:tcW w:w="1080" w:type="dxa"/>
            <w:shd w:val="clear" w:color="auto" w:fill="E7E6E6" w:themeFill="background2"/>
          </w:tcPr>
          <w:p w14:paraId="3C860005" w14:textId="4643B71A" w:rsidR="00673430" w:rsidRPr="009C30F3" w:rsidRDefault="00673430" w:rsidP="00673430">
            <w:pPr>
              <w:rPr>
                <w:rFonts w:ascii="Arial" w:hAnsi="Arial" w:cs="Arial"/>
                <w:sz w:val="16"/>
                <w:szCs w:val="16"/>
              </w:rPr>
            </w:pPr>
            <w:r w:rsidRPr="009C30F3">
              <w:rPr>
                <w:rFonts w:ascii="Arial" w:hAnsi="Arial" w:cs="Arial"/>
                <w:sz w:val="16"/>
                <w:szCs w:val="16"/>
              </w:rPr>
              <w:t>90%</w:t>
            </w:r>
          </w:p>
        </w:tc>
        <w:tc>
          <w:tcPr>
            <w:tcW w:w="1620" w:type="dxa"/>
            <w:shd w:val="clear" w:color="auto" w:fill="E7E6E6" w:themeFill="background2"/>
            <w:vAlign w:val="bottom"/>
          </w:tcPr>
          <w:p w14:paraId="10ED440C" w14:textId="64E4E730" w:rsidR="00673430" w:rsidRPr="009C30F3" w:rsidRDefault="00673430" w:rsidP="00673430">
            <w:pPr>
              <w:rPr>
                <w:rFonts w:ascii="Arial" w:hAnsi="Arial" w:cs="Arial"/>
                <w:sz w:val="16"/>
                <w:szCs w:val="16"/>
              </w:rPr>
            </w:pPr>
            <w:r w:rsidRPr="009C30F3">
              <w:rPr>
                <w:rFonts w:ascii="Arial" w:hAnsi="Arial" w:cs="Arial"/>
                <w:sz w:val="16"/>
                <w:szCs w:val="16"/>
              </w:rPr>
              <w:t>20%</w:t>
            </w:r>
          </w:p>
        </w:tc>
        <w:tc>
          <w:tcPr>
            <w:tcW w:w="990" w:type="dxa"/>
            <w:shd w:val="clear" w:color="auto" w:fill="E7E6E6" w:themeFill="background2"/>
            <w:vAlign w:val="bottom"/>
          </w:tcPr>
          <w:p w14:paraId="70448443" w14:textId="20B47C3E" w:rsidR="00673430" w:rsidRPr="009C30F3" w:rsidRDefault="00673430" w:rsidP="00673430">
            <w:pPr>
              <w:rPr>
                <w:rFonts w:ascii="Arial" w:hAnsi="Arial" w:cs="Arial"/>
                <w:sz w:val="16"/>
                <w:szCs w:val="16"/>
              </w:rPr>
            </w:pPr>
            <w:r w:rsidRPr="009C30F3">
              <w:rPr>
                <w:rFonts w:ascii="Arial" w:hAnsi="Arial" w:cs="Arial"/>
                <w:sz w:val="16"/>
                <w:szCs w:val="16"/>
              </w:rPr>
              <w:t>82%</w:t>
            </w:r>
          </w:p>
        </w:tc>
      </w:tr>
      <w:tr w:rsidR="00673430" w:rsidRPr="009C30F3" w14:paraId="278C6CF6" w14:textId="0F92EC1D" w:rsidTr="00695044">
        <w:tc>
          <w:tcPr>
            <w:tcW w:w="625" w:type="dxa"/>
            <w:shd w:val="clear" w:color="auto" w:fill="E7E6E6" w:themeFill="background2"/>
            <w:vAlign w:val="bottom"/>
          </w:tcPr>
          <w:p w14:paraId="46BB3692" w14:textId="77777777" w:rsidR="00673430" w:rsidRPr="009C30F3" w:rsidRDefault="00673430" w:rsidP="00673430">
            <w:pPr>
              <w:rPr>
                <w:rFonts w:ascii="Arial" w:hAnsi="Arial" w:cs="Arial"/>
                <w:sz w:val="16"/>
                <w:szCs w:val="16"/>
              </w:rPr>
            </w:pPr>
            <w:r w:rsidRPr="009C30F3">
              <w:rPr>
                <w:rFonts w:ascii="Arial" w:hAnsi="Arial" w:cs="Arial"/>
                <w:sz w:val="16"/>
                <w:szCs w:val="16"/>
              </w:rPr>
              <w:t>21</w:t>
            </w:r>
          </w:p>
        </w:tc>
        <w:tc>
          <w:tcPr>
            <w:tcW w:w="1170" w:type="dxa"/>
            <w:shd w:val="clear" w:color="auto" w:fill="E7E6E6" w:themeFill="background2"/>
            <w:vAlign w:val="bottom"/>
          </w:tcPr>
          <w:p w14:paraId="17295C2E"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28C1FBB9"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900" w:type="dxa"/>
            <w:shd w:val="clear" w:color="auto" w:fill="E7E6E6" w:themeFill="background2"/>
            <w:vAlign w:val="bottom"/>
          </w:tcPr>
          <w:p w14:paraId="34E2A5B9"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shd w:val="clear" w:color="auto" w:fill="E7E6E6" w:themeFill="background2"/>
            <w:vAlign w:val="bottom"/>
          </w:tcPr>
          <w:p w14:paraId="75FC88EA" w14:textId="77777777" w:rsidR="00673430" w:rsidRPr="009C30F3" w:rsidRDefault="00673430" w:rsidP="00673430">
            <w:pPr>
              <w:rPr>
                <w:rFonts w:ascii="Arial" w:hAnsi="Arial" w:cs="Arial"/>
                <w:sz w:val="16"/>
                <w:szCs w:val="16"/>
              </w:rPr>
            </w:pPr>
            <w:r w:rsidRPr="009C30F3">
              <w:rPr>
                <w:rFonts w:ascii="Arial" w:hAnsi="Arial" w:cs="Arial"/>
                <w:sz w:val="16"/>
                <w:szCs w:val="16"/>
              </w:rPr>
              <w:t>88%</w:t>
            </w:r>
          </w:p>
        </w:tc>
        <w:tc>
          <w:tcPr>
            <w:tcW w:w="990" w:type="dxa"/>
            <w:shd w:val="clear" w:color="auto" w:fill="E7E6E6" w:themeFill="background2"/>
            <w:vAlign w:val="bottom"/>
          </w:tcPr>
          <w:p w14:paraId="741D699F" w14:textId="77777777" w:rsidR="00673430" w:rsidRPr="009C30F3" w:rsidRDefault="00673430" w:rsidP="00673430">
            <w:pPr>
              <w:rPr>
                <w:rFonts w:ascii="Arial" w:hAnsi="Arial" w:cs="Arial"/>
                <w:sz w:val="16"/>
                <w:szCs w:val="16"/>
              </w:rPr>
            </w:pPr>
            <w:r w:rsidRPr="009C30F3">
              <w:rPr>
                <w:rFonts w:ascii="Arial" w:hAnsi="Arial" w:cs="Arial"/>
                <w:sz w:val="16"/>
                <w:szCs w:val="16"/>
              </w:rPr>
              <w:t>98%</w:t>
            </w:r>
          </w:p>
        </w:tc>
        <w:tc>
          <w:tcPr>
            <w:tcW w:w="1080" w:type="dxa"/>
            <w:shd w:val="clear" w:color="auto" w:fill="E7E6E6" w:themeFill="background2"/>
          </w:tcPr>
          <w:p w14:paraId="63901B67" w14:textId="1FE68785" w:rsidR="00673430" w:rsidRPr="009C30F3" w:rsidRDefault="00673430" w:rsidP="00673430">
            <w:pPr>
              <w:rPr>
                <w:rFonts w:ascii="Arial" w:hAnsi="Arial" w:cs="Arial"/>
                <w:sz w:val="16"/>
                <w:szCs w:val="16"/>
              </w:rPr>
            </w:pPr>
            <w:r w:rsidRPr="009C30F3">
              <w:rPr>
                <w:rFonts w:ascii="Arial" w:hAnsi="Arial" w:cs="Arial"/>
                <w:sz w:val="16"/>
                <w:szCs w:val="16"/>
              </w:rPr>
              <w:t>98%</w:t>
            </w:r>
          </w:p>
        </w:tc>
        <w:tc>
          <w:tcPr>
            <w:tcW w:w="1620" w:type="dxa"/>
            <w:shd w:val="clear" w:color="auto" w:fill="E7E6E6" w:themeFill="background2"/>
            <w:vAlign w:val="bottom"/>
          </w:tcPr>
          <w:p w14:paraId="2769F944" w14:textId="7BBB82A6" w:rsidR="00673430" w:rsidRPr="009C30F3" w:rsidRDefault="00673430" w:rsidP="00673430">
            <w:pPr>
              <w:rPr>
                <w:rFonts w:ascii="Arial" w:hAnsi="Arial" w:cs="Arial"/>
                <w:sz w:val="16"/>
                <w:szCs w:val="16"/>
              </w:rPr>
            </w:pPr>
            <w:r w:rsidRPr="009C30F3">
              <w:rPr>
                <w:rFonts w:ascii="Arial" w:hAnsi="Arial" w:cs="Arial"/>
                <w:sz w:val="16"/>
                <w:szCs w:val="16"/>
              </w:rPr>
              <w:t>5%</w:t>
            </w:r>
          </w:p>
        </w:tc>
        <w:tc>
          <w:tcPr>
            <w:tcW w:w="990" w:type="dxa"/>
            <w:shd w:val="clear" w:color="auto" w:fill="E7E6E6" w:themeFill="background2"/>
            <w:vAlign w:val="bottom"/>
          </w:tcPr>
          <w:p w14:paraId="1278CC0F" w14:textId="470F2679" w:rsidR="00673430" w:rsidRPr="009C30F3" w:rsidRDefault="00673430" w:rsidP="00673430">
            <w:pPr>
              <w:rPr>
                <w:rFonts w:ascii="Arial" w:hAnsi="Arial" w:cs="Arial"/>
                <w:sz w:val="16"/>
                <w:szCs w:val="16"/>
              </w:rPr>
            </w:pPr>
            <w:r w:rsidRPr="009C30F3">
              <w:rPr>
                <w:rFonts w:ascii="Arial" w:hAnsi="Arial" w:cs="Arial"/>
                <w:sz w:val="16"/>
                <w:szCs w:val="16"/>
              </w:rPr>
              <w:t>95%</w:t>
            </w:r>
          </w:p>
        </w:tc>
      </w:tr>
      <w:tr w:rsidR="00673430" w:rsidRPr="009C30F3" w14:paraId="6B58B084" w14:textId="3F3925C7" w:rsidTr="00695044">
        <w:tc>
          <w:tcPr>
            <w:tcW w:w="625" w:type="dxa"/>
            <w:shd w:val="clear" w:color="auto" w:fill="E7E6E6" w:themeFill="background2"/>
            <w:vAlign w:val="bottom"/>
          </w:tcPr>
          <w:p w14:paraId="513CE93D" w14:textId="77777777" w:rsidR="00673430" w:rsidRPr="009C30F3" w:rsidRDefault="00673430" w:rsidP="00673430">
            <w:pPr>
              <w:rPr>
                <w:rFonts w:ascii="Arial" w:hAnsi="Arial" w:cs="Arial"/>
                <w:sz w:val="16"/>
                <w:szCs w:val="16"/>
              </w:rPr>
            </w:pPr>
            <w:r w:rsidRPr="009C30F3">
              <w:rPr>
                <w:rFonts w:ascii="Arial" w:hAnsi="Arial" w:cs="Arial"/>
                <w:sz w:val="16"/>
                <w:szCs w:val="16"/>
              </w:rPr>
              <w:t>22</w:t>
            </w:r>
          </w:p>
        </w:tc>
        <w:tc>
          <w:tcPr>
            <w:tcW w:w="1170" w:type="dxa"/>
            <w:shd w:val="clear" w:color="auto" w:fill="E7E6E6" w:themeFill="background2"/>
            <w:vAlign w:val="bottom"/>
          </w:tcPr>
          <w:p w14:paraId="28CCBB21"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51339F07" w14:textId="77777777" w:rsidR="00673430" w:rsidRPr="009C30F3" w:rsidRDefault="00673430" w:rsidP="00673430">
            <w:pPr>
              <w:rPr>
                <w:rFonts w:ascii="Arial" w:hAnsi="Arial" w:cs="Arial"/>
                <w:sz w:val="16"/>
                <w:szCs w:val="16"/>
              </w:rPr>
            </w:pPr>
            <w:r w:rsidRPr="009C30F3">
              <w:rPr>
                <w:rFonts w:ascii="Arial" w:hAnsi="Arial" w:cs="Arial"/>
                <w:sz w:val="16"/>
                <w:szCs w:val="16"/>
              </w:rPr>
              <w:t>1</w:t>
            </w:r>
          </w:p>
        </w:tc>
        <w:tc>
          <w:tcPr>
            <w:tcW w:w="900" w:type="dxa"/>
            <w:shd w:val="clear" w:color="auto" w:fill="E7E6E6" w:themeFill="background2"/>
            <w:vAlign w:val="bottom"/>
          </w:tcPr>
          <w:p w14:paraId="4468B8AB"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1260" w:type="dxa"/>
            <w:shd w:val="clear" w:color="auto" w:fill="E7E6E6" w:themeFill="background2"/>
            <w:vAlign w:val="bottom"/>
          </w:tcPr>
          <w:p w14:paraId="00814BE5" w14:textId="77777777" w:rsidR="00673430" w:rsidRPr="009C30F3" w:rsidRDefault="00673430" w:rsidP="00673430">
            <w:pPr>
              <w:rPr>
                <w:rFonts w:ascii="Arial" w:hAnsi="Arial" w:cs="Arial"/>
                <w:sz w:val="16"/>
                <w:szCs w:val="16"/>
              </w:rPr>
            </w:pPr>
            <w:r w:rsidRPr="009C30F3">
              <w:rPr>
                <w:rFonts w:ascii="Arial" w:hAnsi="Arial" w:cs="Arial"/>
                <w:sz w:val="16"/>
                <w:szCs w:val="16"/>
              </w:rPr>
              <w:t>60%</w:t>
            </w:r>
          </w:p>
        </w:tc>
        <w:tc>
          <w:tcPr>
            <w:tcW w:w="990" w:type="dxa"/>
            <w:shd w:val="clear" w:color="auto" w:fill="E7E6E6" w:themeFill="background2"/>
            <w:vAlign w:val="bottom"/>
          </w:tcPr>
          <w:p w14:paraId="7B494683" w14:textId="77777777" w:rsidR="00673430" w:rsidRPr="009C30F3" w:rsidRDefault="00673430" w:rsidP="00673430">
            <w:pPr>
              <w:rPr>
                <w:rFonts w:ascii="Arial" w:hAnsi="Arial" w:cs="Arial"/>
                <w:sz w:val="16"/>
                <w:szCs w:val="16"/>
              </w:rPr>
            </w:pPr>
            <w:r w:rsidRPr="009C30F3">
              <w:rPr>
                <w:rFonts w:ascii="Arial" w:hAnsi="Arial" w:cs="Arial"/>
                <w:sz w:val="16"/>
                <w:szCs w:val="16"/>
              </w:rPr>
              <w:t>90%</w:t>
            </w:r>
          </w:p>
        </w:tc>
        <w:tc>
          <w:tcPr>
            <w:tcW w:w="1080" w:type="dxa"/>
            <w:shd w:val="clear" w:color="auto" w:fill="E7E6E6" w:themeFill="background2"/>
          </w:tcPr>
          <w:p w14:paraId="61D92D80" w14:textId="473D1AE6" w:rsidR="00673430" w:rsidRPr="009C30F3" w:rsidRDefault="00673430" w:rsidP="00673430">
            <w:pPr>
              <w:rPr>
                <w:rFonts w:ascii="Arial" w:hAnsi="Arial" w:cs="Arial"/>
                <w:sz w:val="16"/>
                <w:szCs w:val="16"/>
              </w:rPr>
            </w:pPr>
            <w:r w:rsidRPr="009C30F3">
              <w:rPr>
                <w:rFonts w:ascii="Arial" w:hAnsi="Arial" w:cs="Arial"/>
                <w:sz w:val="16"/>
                <w:szCs w:val="16"/>
              </w:rPr>
              <w:t>90%</w:t>
            </w:r>
          </w:p>
        </w:tc>
        <w:tc>
          <w:tcPr>
            <w:tcW w:w="1620" w:type="dxa"/>
            <w:shd w:val="clear" w:color="auto" w:fill="E7E6E6" w:themeFill="background2"/>
            <w:vAlign w:val="bottom"/>
          </w:tcPr>
          <w:p w14:paraId="452303E1" w14:textId="2A783D6C" w:rsidR="00673430" w:rsidRPr="009C30F3" w:rsidRDefault="00673430" w:rsidP="00673430">
            <w:pPr>
              <w:rPr>
                <w:rFonts w:ascii="Arial" w:hAnsi="Arial" w:cs="Arial"/>
                <w:sz w:val="16"/>
                <w:szCs w:val="16"/>
              </w:rPr>
            </w:pPr>
            <w:r w:rsidRPr="009C30F3">
              <w:rPr>
                <w:rFonts w:ascii="Arial" w:hAnsi="Arial" w:cs="Arial"/>
                <w:sz w:val="16"/>
                <w:szCs w:val="16"/>
              </w:rPr>
              <w:t>10%</w:t>
            </w:r>
          </w:p>
        </w:tc>
        <w:tc>
          <w:tcPr>
            <w:tcW w:w="990" w:type="dxa"/>
            <w:shd w:val="clear" w:color="auto" w:fill="E7E6E6" w:themeFill="background2"/>
            <w:vAlign w:val="bottom"/>
          </w:tcPr>
          <w:p w14:paraId="0E6B2454" w14:textId="2B43C288" w:rsidR="00673430" w:rsidRPr="009C30F3" w:rsidRDefault="00673430" w:rsidP="00673430">
            <w:pPr>
              <w:rPr>
                <w:rFonts w:ascii="Arial" w:hAnsi="Arial" w:cs="Arial"/>
                <w:sz w:val="16"/>
                <w:szCs w:val="16"/>
              </w:rPr>
            </w:pPr>
            <w:r w:rsidRPr="009C30F3">
              <w:rPr>
                <w:rFonts w:ascii="Arial" w:hAnsi="Arial" w:cs="Arial"/>
                <w:sz w:val="16"/>
                <w:szCs w:val="16"/>
              </w:rPr>
              <w:t>81%</w:t>
            </w:r>
          </w:p>
        </w:tc>
      </w:tr>
      <w:tr w:rsidR="00673430" w:rsidRPr="009C30F3" w14:paraId="60412046" w14:textId="3F5D669C" w:rsidTr="00695044">
        <w:tc>
          <w:tcPr>
            <w:tcW w:w="625" w:type="dxa"/>
            <w:shd w:val="clear" w:color="auto" w:fill="E7E6E6" w:themeFill="background2"/>
            <w:vAlign w:val="bottom"/>
          </w:tcPr>
          <w:p w14:paraId="4478B9BB" w14:textId="77777777" w:rsidR="00673430" w:rsidRPr="009C30F3" w:rsidRDefault="00673430" w:rsidP="00673430">
            <w:pPr>
              <w:rPr>
                <w:rFonts w:ascii="Arial" w:hAnsi="Arial" w:cs="Arial"/>
                <w:sz w:val="16"/>
                <w:szCs w:val="16"/>
              </w:rPr>
            </w:pPr>
            <w:r w:rsidRPr="009C30F3">
              <w:rPr>
                <w:rFonts w:ascii="Arial" w:hAnsi="Arial" w:cs="Arial"/>
                <w:sz w:val="16"/>
                <w:szCs w:val="16"/>
              </w:rPr>
              <w:t>23</w:t>
            </w:r>
          </w:p>
        </w:tc>
        <w:tc>
          <w:tcPr>
            <w:tcW w:w="1170" w:type="dxa"/>
            <w:shd w:val="clear" w:color="auto" w:fill="E7E6E6" w:themeFill="background2"/>
            <w:vAlign w:val="bottom"/>
          </w:tcPr>
          <w:p w14:paraId="667A057C"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72315BFB" w14:textId="77777777" w:rsidR="00673430" w:rsidRPr="009C30F3" w:rsidRDefault="00673430" w:rsidP="00673430">
            <w:pPr>
              <w:rPr>
                <w:rFonts w:ascii="Arial" w:hAnsi="Arial" w:cs="Arial"/>
                <w:sz w:val="16"/>
                <w:szCs w:val="16"/>
              </w:rPr>
            </w:pPr>
            <w:r w:rsidRPr="009C30F3">
              <w:rPr>
                <w:rFonts w:ascii="Arial" w:hAnsi="Arial" w:cs="Arial"/>
                <w:sz w:val="16"/>
                <w:szCs w:val="16"/>
              </w:rPr>
              <w:t>1</w:t>
            </w:r>
          </w:p>
        </w:tc>
        <w:tc>
          <w:tcPr>
            <w:tcW w:w="900" w:type="dxa"/>
            <w:shd w:val="clear" w:color="auto" w:fill="E7E6E6" w:themeFill="background2"/>
            <w:vAlign w:val="bottom"/>
          </w:tcPr>
          <w:p w14:paraId="6AA2A8A3"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1260" w:type="dxa"/>
            <w:shd w:val="clear" w:color="auto" w:fill="E7E6E6" w:themeFill="background2"/>
            <w:vAlign w:val="bottom"/>
          </w:tcPr>
          <w:p w14:paraId="7D2C6A2D" w14:textId="77777777" w:rsidR="00673430" w:rsidRPr="009C30F3" w:rsidRDefault="00673430" w:rsidP="00673430">
            <w:pPr>
              <w:rPr>
                <w:rFonts w:ascii="Arial" w:hAnsi="Arial" w:cs="Arial"/>
                <w:sz w:val="16"/>
                <w:szCs w:val="16"/>
              </w:rPr>
            </w:pPr>
            <w:r w:rsidRPr="009C30F3">
              <w:rPr>
                <w:rFonts w:ascii="Arial" w:hAnsi="Arial" w:cs="Arial"/>
                <w:sz w:val="16"/>
                <w:szCs w:val="16"/>
              </w:rPr>
              <w:t>30%</w:t>
            </w:r>
          </w:p>
        </w:tc>
        <w:tc>
          <w:tcPr>
            <w:tcW w:w="990" w:type="dxa"/>
            <w:shd w:val="clear" w:color="auto" w:fill="E7E6E6" w:themeFill="background2"/>
            <w:vAlign w:val="bottom"/>
          </w:tcPr>
          <w:p w14:paraId="2BF22EF2" w14:textId="77777777" w:rsidR="00673430" w:rsidRPr="009C30F3" w:rsidRDefault="00673430" w:rsidP="00673430">
            <w:pPr>
              <w:rPr>
                <w:rFonts w:ascii="Arial" w:hAnsi="Arial" w:cs="Arial"/>
                <w:sz w:val="16"/>
                <w:szCs w:val="16"/>
              </w:rPr>
            </w:pPr>
            <w:r w:rsidRPr="009C30F3">
              <w:rPr>
                <w:rFonts w:ascii="Arial" w:hAnsi="Arial" w:cs="Arial"/>
                <w:sz w:val="16"/>
                <w:szCs w:val="16"/>
              </w:rPr>
              <w:t>95%</w:t>
            </w:r>
          </w:p>
        </w:tc>
        <w:tc>
          <w:tcPr>
            <w:tcW w:w="1080" w:type="dxa"/>
            <w:shd w:val="clear" w:color="auto" w:fill="E7E6E6" w:themeFill="background2"/>
          </w:tcPr>
          <w:p w14:paraId="77BAA975" w14:textId="7067236A" w:rsidR="00673430" w:rsidRPr="009C30F3" w:rsidRDefault="00673430" w:rsidP="00673430">
            <w:pPr>
              <w:rPr>
                <w:rFonts w:ascii="Arial" w:hAnsi="Arial" w:cs="Arial"/>
                <w:sz w:val="16"/>
                <w:szCs w:val="16"/>
              </w:rPr>
            </w:pPr>
            <w:r w:rsidRPr="009C30F3">
              <w:rPr>
                <w:rFonts w:ascii="Arial" w:hAnsi="Arial" w:cs="Arial"/>
                <w:sz w:val="16"/>
                <w:szCs w:val="16"/>
              </w:rPr>
              <w:t>95%</w:t>
            </w:r>
          </w:p>
        </w:tc>
        <w:tc>
          <w:tcPr>
            <w:tcW w:w="1620" w:type="dxa"/>
            <w:shd w:val="clear" w:color="auto" w:fill="E7E6E6" w:themeFill="background2"/>
            <w:vAlign w:val="bottom"/>
          </w:tcPr>
          <w:p w14:paraId="04FFB14A" w14:textId="63B37C76" w:rsidR="00673430" w:rsidRPr="009C30F3" w:rsidRDefault="00673430" w:rsidP="00673430">
            <w:pPr>
              <w:rPr>
                <w:rFonts w:ascii="Arial" w:hAnsi="Arial" w:cs="Arial"/>
                <w:sz w:val="16"/>
                <w:szCs w:val="16"/>
              </w:rPr>
            </w:pPr>
            <w:r w:rsidRPr="009C30F3">
              <w:rPr>
                <w:rFonts w:ascii="Arial" w:hAnsi="Arial" w:cs="Arial"/>
                <w:sz w:val="16"/>
                <w:szCs w:val="16"/>
              </w:rPr>
              <w:t>10%</w:t>
            </w:r>
          </w:p>
        </w:tc>
        <w:tc>
          <w:tcPr>
            <w:tcW w:w="990" w:type="dxa"/>
            <w:shd w:val="clear" w:color="auto" w:fill="E7E6E6" w:themeFill="background2"/>
            <w:vAlign w:val="bottom"/>
          </w:tcPr>
          <w:p w14:paraId="7D363C12" w14:textId="618A9553" w:rsidR="00673430" w:rsidRPr="009C30F3" w:rsidRDefault="00673430" w:rsidP="00673430">
            <w:pPr>
              <w:rPr>
                <w:rFonts w:ascii="Arial" w:hAnsi="Arial" w:cs="Arial"/>
                <w:sz w:val="16"/>
                <w:szCs w:val="16"/>
              </w:rPr>
            </w:pPr>
            <w:r w:rsidRPr="009C30F3">
              <w:rPr>
                <w:rFonts w:ascii="Arial" w:hAnsi="Arial" w:cs="Arial"/>
                <w:sz w:val="16"/>
                <w:szCs w:val="16"/>
              </w:rPr>
              <w:t>90%</w:t>
            </w:r>
          </w:p>
        </w:tc>
      </w:tr>
      <w:tr w:rsidR="00673430" w:rsidRPr="009C30F3" w14:paraId="7F7BBE97" w14:textId="24AB70BB" w:rsidTr="00695044">
        <w:tc>
          <w:tcPr>
            <w:tcW w:w="625" w:type="dxa"/>
            <w:vAlign w:val="bottom"/>
          </w:tcPr>
          <w:p w14:paraId="3D8006B4" w14:textId="77777777" w:rsidR="00673430" w:rsidRPr="009C30F3" w:rsidRDefault="00673430" w:rsidP="00673430">
            <w:pPr>
              <w:rPr>
                <w:rFonts w:ascii="Arial" w:hAnsi="Arial" w:cs="Arial"/>
                <w:sz w:val="16"/>
                <w:szCs w:val="16"/>
              </w:rPr>
            </w:pPr>
            <w:r w:rsidRPr="009C30F3">
              <w:rPr>
                <w:rFonts w:ascii="Arial" w:hAnsi="Arial" w:cs="Arial"/>
                <w:sz w:val="16"/>
                <w:szCs w:val="16"/>
              </w:rPr>
              <w:t>24</w:t>
            </w:r>
          </w:p>
        </w:tc>
        <w:tc>
          <w:tcPr>
            <w:tcW w:w="1170" w:type="dxa"/>
            <w:vAlign w:val="bottom"/>
          </w:tcPr>
          <w:p w14:paraId="738E0918"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2AFFD887" w14:textId="77777777" w:rsidR="00673430" w:rsidRPr="009C30F3" w:rsidRDefault="00673430" w:rsidP="00673430">
            <w:pPr>
              <w:rPr>
                <w:rFonts w:ascii="Arial" w:hAnsi="Arial" w:cs="Arial"/>
                <w:sz w:val="16"/>
                <w:szCs w:val="16"/>
              </w:rPr>
            </w:pPr>
            <w:r w:rsidRPr="009C30F3">
              <w:rPr>
                <w:rFonts w:ascii="Arial" w:hAnsi="Arial" w:cs="Arial"/>
                <w:sz w:val="16"/>
                <w:szCs w:val="16"/>
              </w:rPr>
              <w:t>4</w:t>
            </w:r>
          </w:p>
        </w:tc>
        <w:tc>
          <w:tcPr>
            <w:tcW w:w="900" w:type="dxa"/>
            <w:vAlign w:val="bottom"/>
          </w:tcPr>
          <w:p w14:paraId="342281CB"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2ADA1EEA" w14:textId="77777777" w:rsidR="00673430" w:rsidRPr="009C30F3" w:rsidRDefault="00673430" w:rsidP="00673430">
            <w:pPr>
              <w:rPr>
                <w:rFonts w:ascii="Arial" w:hAnsi="Arial" w:cs="Arial"/>
                <w:sz w:val="16"/>
                <w:szCs w:val="16"/>
              </w:rPr>
            </w:pPr>
            <w:r w:rsidRPr="009C30F3">
              <w:rPr>
                <w:rFonts w:ascii="Arial" w:hAnsi="Arial" w:cs="Arial"/>
                <w:sz w:val="16"/>
                <w:szCs w:val="16"/>
              </w:rPr>
              <w:t>60%</w:t>
            </w:r>
          </w:p>
        </w:tc>
        <w:tc>
          <w:tcPr>
            <w:tcW w:w="990" w:type="dxa"/>
            <w:vAlign w:val="bottom"/>
          </w:tcPr>
          <w:p w14:paraId="0CE0CC81" w14:textId="77777777" w:rsidR="00673430" w:rsidRPr="009C30F3" w:rsidRDefault="00673430" w:rsidP="00673430">
            <w:pPr>
              <w:rPr>
                <w:rFonts w:ascii="Arial" w:hAnsi="Arial" w:cs="Arial"/>
                <w:sz w:val="16"/>
                <w:szCs w:val="16"/>
              </w:rPr>
            </w:pPr>
            <w:r w:rsidRPr="009C30F3">
              <w:rPr>
                <w:rFonts w:ascii="Arial" w:hAnsi="Arial" w:cs="Arial"/>
                <w:sz w:val="16"/>
                <w:szCs w:val="16"/>
              </w:rPr>
              <w:t>18%</w:t>
            </w:r>
          </w:p>
        </w:tc>
        <w:tc>
          <w:tcPr>
            <w:tcW w:w="1080" w:type="dxa"/>
          </w:tcPr>
          <w:p w14:paraId="655883C6" w14:textId="40D5AEEF" w:rsidR="00673430" w:rsidRPr="009C30F3" w:rsidRDefault="00673430" w:rsidP="00673430">
            <w:pPr>
              <w:rPr>
                <w:rFonts w:ascii="Arial" w:hAnsi="Arial" w:cs="Arial"/>
                <w:sz w:val="16"/>
                <w:szCs w:val="16"/>
              </w:rPr>
            </w:pPr>
            <w:r w:rsidRPr="009C30F3">
              <w:rPr>
                <w:rFonts w:ascii="Arial" w:hAnsi="Arial" w:cs="Arial"/>
                <w:sz w:val="16"/>
                <w:szCs w:val="16"/>
              </w:rPr>
              <w:t>83%</w:t>
            </w:r>
          </w:p>
        </w:tc>
        <w:tc>
          <w:tcPr>
            <w:tcW w:w="1620" w:type="dxa"/>
            <w:vAlign w:val="bottom"/>
          </w:tcPr>
          <w:p w14:paraId="27122E02" w14:textId="4F03F19A" w:rsidR="00673430" w:rsidRPr="009C30F3" w:rsidRDefault="00673430" w:rsidP="00673430">
            <w:pPr>
              <w:rPr>
                <w:rFonts w:ascii="Arial" w:hAnsi="Arial" w:cs="Arial"/>
                <w:sz w:val="16"/>
                <w:szCs w:val="16"/>
              </w:rPr>
            </w:pPr>
            <w:r w:rsidRPr="009C30F3">
              <w:rPr>
                <w:rFonts w:ascii="Arial" w:hAnsi="Arial" w:cs="Arial"/>
                <w:sz w:val="16"/>
                <w:szCs w:val="16"/>
              </w:rPr>
              <w:t>25%</w:t>
            </w:r>
          </w:p>
        </w:tc>
        <w:tc>
          <w:tcPr>
            <w:tcW w:w="990" w:type="dxa"/>
            <w:vAlign w:val="bottom"/>
          </w:tcPr>
          <w:p w14:paraId="601088E1" w14:textId="1C8F7AA7" w:rsidR="00673430" w:rsidRPr="009C30F3" w:rsidRDefault="00673430" w:rsidP="00673430">
            <w:pPr>
              <w:rPr>
                <w:rFonts w:ascii="Arial" w:hAnsi="Arial" w:cs="Arial"/>
                <w:sz w:val="16"/>
                <w:szCs w:val="16"/>
              </w:rPr>
            </w:pPr>
            <w:r w:rsidRPr="009C30F3">
              <w:rPr>
                <w:rFonts w:ascii="Arial" w:hAnsi="Arial" w:cs="Arial"/>
                <w:sz w:val="16"/>
                <w:szCs w:val="16"/>
              </w:rPr>
              <w:t>70%</w:t>
            </w:r>
          </w:p>
        </w:tc>
      </w:tr>
      <w:tr w:rsidR="00673430" w:rsidRPr="009C30F3" w14:paraId="494FA45B" w14:textId="755FFC7F" w:rsidTr="00695044">
        <w:tc>
          <w:tcPr>
            <w:tcW w:w="625" w:type="dxa"/>
            <w:shd w:val="clear" w:color="auto" w:fill="E7E6E6" w:themeFill="background2"/>
            <w:vAlign w:val="bottom"/>
          </w:tcPr>
          <w:p w14:paraId="494BAC14" w14:textId="77777777" w:rsidR="00673430" w:rsidRPr="009C30F3" w:rsidRDefault="00673430" w:rsidP="00673430">
            <w:pPr>
              <w:rPr>
                <w:rFonts w:ascii="Arial" w:hAnsi="Arial" w:cs="Arial"/>
                <w:sz w:val="16"/>
                <w:szCs w:val="16"/>
              </w:rPr>
            </w:pPr>
            <w:r w:rsidRPr="009C30F3">
              <w:rPr>
                <w:rFonts w:ascii="Arial" w:hAnsi="Arial" w:cs="Arial"/>
                <w:sz w:val="16"/>
                <w:szCs w:val="16"/>
              </w:rPr>
              <w:t>25</w:t>
            </w:r>
          </w:p>
        </w:tc>
        <w:tc>
          <w:tcPr>
            <w:tcW w:w="1170" w:type="dxa"/>
            <w:shd w:val="clear" w:color="auto" w:fill="E7E6E6" w:themeFill="background2"/>
            <w:vAlign w:val="bottom"/>
          </w:tcPr>
          <w:p w14:paraId="77155374"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082F8154"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900" w:type="dxa"/>
            <w:shd w:val="clear" w:color="auto" w:fill="E7E6E6" w:themeFill="background2"/>
            <w:vAlign w:val="bottom"/>
          </w:tcPr>
          <w:p w14:paraId="2181347B"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1260" w:type="dxa"/>
            <w:shd w:val="clear" w:color="auto" w:fill="E7E6E6" w:themeFill="background2"/>
            <w:vAlign w:val="bottom"/>
          </w:tcPr>
          <w:p w14:paraId="74C718AA" w14:textId="77777777" w:rsidR="00673430" w:rsidRPr="009C30F3" w:rsidRDefault="00673430" w:rsidP="00673430">
            <w:pPr>
              <w:rPr>
                <w:rFonts w:ascii="Arial" w:hAnsi="Arial" w:cs="Arial"/>
                <w:sz w:val="16"/>
                <w:szCs w:val="16"/>
              </w:rPr>
            </w:pPr>
            <w:r w:rsidRPr="009C30F3">
              <w:rPr>
                <w:rFonts w:ascii="Arial" w:hAnsi="Arial" w:cs="Arial"/>
                <w:sz w:val="16"/>
                <w:szCs w:val="16"/>
              </w:rPr>
              <w:t>55%</w:t>
            </w:r>
          </w:p>
        </w:tc>
        <w:tc>
          <w:tcPr>
            <w:tcW w:w="990" w:type="dxa"/>
            <w:shd w:val="clear" w:color="auto" w:fill="E7E6E6" w:themeFill="background2"/>
            <w:vAlign w:val="bottom"/>
          </w:tcPr>
          <w:p w14:paraId="150A24A0" w14:textId="77777777" w:rsidR="00673430" w:rsidRPr="009C30F3" w:rsidRDefault="00673430" w:rsidP="00673430">
            <w:pPr>
              <w:rPr>
                <w:rFonts w:ascii="Arial" w:hAnsi="Arial" w:cs="Arial"/>
                <w:sz w:val="16"/>
                <w:szCs w:val="16"/>
              </w:rPr>
            </w:pPr>
            <w:r w:rsidRPr="009C30F3">
              <w:rPr>
                <w:rFonts w:ascii="Arial" w:hAnsi="Arial" w:cs="Arial"/>
                <w:sz w:val="16"/>
                <w:szCs w:val="16"/>
              </w:rPr>
              <w:t>98%</w:t>
            </w:r>
          </w:p>
        </w:tc>
        <w:tc>
          <w:tcPr>
            <w:tcW w:w="1080" w:type="dxa"/>
            <w:shd w:val="clear" w:color="auto" w:fill="E7E6E6" w:themeFill="background2"/>
          </w:tcPr>
          <w:p w14:paraId="74EBFC91" w14:textId="2FA7D2CD" w:rsidR="00673430" w:rsidRPr="009C30F3" w:rsidRDefault="00673430" w:rsidP="00673430">
            <w:pPr>
              <w:rPr>
                <w:rFonts w:ascii="Arial" w:hAnsi="Arial" w:cs="Arial"/>
                <w:sz w:val="16"/>
                <w:szCs w:val="16"/>
              </w:rPr>
            </w:pPr>
            <w:r w:rsidRPr="009C30F3">
              <w:rPr>
                <w:rFonts w:ascii="Arial" w:hAnsi="Arial" w:cs="Arial"/>
                <w:sz w:val="16"/>
                <w:szCs w:val="16"/>
              </w:rPr>
              <w:t>98%</w:t>
            </w:r>
          </w:p>
        </w:tc>
        <w:tc>
          <w:tcPr>
            <w:tcW w:w="1620" w:type="dxa"/>
            <w:shd w:val="clear" w:color="auto" w:fill="E7E6E6" w:themeFill="background2"/>
            <w:vAlign w:val="bottom"/>
          </w:tcPr>
          <w:p w14:paraId="412BD322" w14:textId="0FC4332D" w:rsidR="00673430" w:rsidRPr="009C30F3" w:rsidRDefault="00673430" w:rsidP="00673430">
            <w:pPr>
              <w:rPr>
                <w:rFonts w:ascii="Arial" w:hAnsi="Arial" w:cs="Arial"/>
                <w:sz w:val="16"/>
                <w:szCs w:val="16"/>
              </w:rPr>
            </w:pPr>
            <w:r w:rsidRPr="009C30F3">
              <w:rPr>
                <w:rFonts w:ascii="Arial" w:hAnsi="Arial" w:cs="Arial"/>
                <w:sz w:val="16"/>
                <w:szCs w:val="16"/>
              </w:rPr>
              <w:t>5%</w:t>
            </w:r>
          </w:p>
        </w:tc>
        <w:tc>
          <w:tcPr>
            <w:tcW w:w="990" w:type="dxa"/>
            <w:shd w:val="clear" w:color="auto" w:fill="E7E6E6" w:themeFill="background2"/>
            <w:vAlign w:val="bottom"/>
          </w:tcPr>
          <w:p w14:paraId="7E668F64" w14:textId="476128EB" w:rsidR="00673430" w:rsidRPr="009C30F3" w:rsidRDefault="00673430" w:rsidP="00673430">
            <w:pPr>
              <w:rPr>
                <w:rFonts w:ascii="Arial" w:hAnsi="Arial" w:cs="Arial"/>
                <w:sz w:val="16"/>
                <w:szCs w:val="16"/>
              </w:rPr>
            </w:pPr>
            <w:r w:rsidRPr="009C30F3">
              <w:rPr>
                <w:rFonts w:ascii="Arial" w:hAnsi="Arial" w:cs="Arial"/>
                <w:sz w:val="16"/>
                <w:szCs w:val="16"/>
              </w:rPr>
              <w:t>95%</w:t>
            </w:r>
          </w:p>
        </w:tc>
      </w:tr>
      <w:tr w:rsidR="00673430" w:rsidRPr="009C30F3" w14:paraId="1176341F" w14:textId="3F97E7E3" w:rsidTr="00695044">
        <w:tc>
          <w:tcPr>
            <w:tcW w:w="625" w:type="dxa"/>
            <w:shd w:val="clear" w:color="auto" w:fill="E7E6E6" w:themeFill="background2"/>
            <w:vAlign w:val="bottom"/>
          </w:tcPr>
          <w:p w14:paraId="0F610B35" w14:textId="77777777" w:rsidR="00673430" w:rsidRPr="009C30F3" w:rsidRDefault="00673430" w:rsidP="00673430">
            <w:pPr>
              <w:rPr>
                <w:rFonts w:ascii="Arial" w:hAnsi="Arial" w:cs="Arial"/>
                <w:sz w:val="16"/>
                <w:szCs w:val="16"/>
              </w:rPr>
            </w:pPr>
            <w:r w:rsidRPr="009C30F3">
              <w:rPr>
                <w:rFonts w:ascii="Arial" w:hAnsi="Arial" w:cs="Arial"/>
                <w:sz w:val="16"/>
                <w:szCs w:val="16"/>
              </w:rPr>
              <w:t>26</w:t>
            </w:r>
          </w:p>
        </w:tc>
        <w:tc>
          <w:tcPr>
            <w:tcW w:w="1170" w:type="dxa"/>
            <w:shd w:val="clear" w:color="auto" w:fill="E7E6E6" w:themeFill="background2"/>
            <w:vAlign w:val="bottom"/>
          </w:tcPr>
          <w:p w14:paraId="18F7A30F"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6F372FC4"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900" w:type="dxa"/>
            <w:shd w:val="clear" w:color="auto" w:fill="E7E6E6" w:themeFill="background2"/>
            <w:vAlign w:val="bottom"/>
          </w:tcPr>
          <w:p w14:paraId="333070AF"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shd w:val="clear" w:color="auto" w:fill="E7E6E6" w:themeFill="background2"/>
            <w:vAlign w:val="bottom"/>
          </w:tcPr>
          <w:p w14:paraId="645FB46D" w14:textId="77777777" w:rsidR="00673430" w:rsidRPr="009C30F3" w:rsidRDefault="00673430" w:rsidP="00673430">
            <w:pPr>
              <w:rPr>
                <w:rFonts w:ascii="Arial" w:hAnsi="Arial" w:cs="Arial"/>
                <w:sz w:val="16"/>
                <w:szCs w:val="16"/>
              </w:rPr>
            </w:pPr>
            <w:r w:rsidRPr="009C30F3">
              <w:rPr>
                <w:rFonts w:ascii="Arial" w:hAnsi="Arial" w:cs="Arial"/>
                <w:sz w:val="16"/>
                <w:szCs w:val="16"/>
              </w:rPr>
              <w:t>88%</w:t>
            </w:r>
          </w:p>
        </w:tc>
        <w:tc>
          <w:tcPr>
            <w:tcW w:w="990" w:type="dxa"/>
            <w:shd w:val="clear" w:color="auto" w:fill="E7E6E6" w:themeFill="background2"/>
            <w:vAlign w:val="bottom"/>
          </w:tcPr>
          <w:p w14:paraId="4699A50B" w14:textId="77777777" w:rsidR="00673430" w:rsidRPr="009C30F3" w:rsidRDefault="00673430" w:rsidP="00673430">
            <w:pPr>
              <w:rPr>
                <w:rFonts w:ascii="Arial" w:hAnsi="Arial" w:cs="Arial"/>
                <w:sz w:val="16"/>
                <w:szCs w:val="16"/>
              </w:rPr>
            </w:pPr>
            <w:r w:rsidRPr="009C30F3">
              <w:rPr>
                <w:rFonts w:ascii="Arial" w:hAnsi="Arial" w:cs="Arial"/>
                <w:sz w:val="16"/>
                <w:szCs w:val="16"/>
              </w:rPr>
              <w:t>65%</w:t>
            </w:r>
          </w:p>
        </w:tc>
        <w:tc>
          <w:tcPr>
            <w:tcW w:w="1080" w:type="dxa"/>
            <w:shd w:val="clear" w:color="auto" w:fill="E7E6E6" w:themeFill="background2"/>
          </w:tcPr>
          <w:p w14:paraId="27FC6014" w14:textId="710A935C" w:rsidR="00673430" w:rsidRPr="009C30F3" w:rsidRDefault="00673430" w:rsidP="00673430">
            <w:pPr>
              <w:rPr>
                <w:rFonts w:ascii="Arial" w:hAnsi="Arial" w:cs="Arial"/>
                <w:sz w:val="16"/>
                <w:szCs w:val="16"/>
              </w:rPr>
            </w:pPr>
            <w:r w:rsidRPr="009C30F3">
              <w:rPr>
                <w:rFonts w:ascii="Arial" w:hAnsi="Arial" w:cs="Arial"/>
                <w:sz w:val="16"/>
                <w:szCs w:val="16"/>
              </w:rPr>
              <w:t>65%</w:t>
            </w:r>
          </w:p>
        </w:tc>
        <w:tc>
          <w:tcPr>
            <w:tcW w:w="1620" w:type="dxa"/>
            <w:shd w:val="clear" w:color="auto" w:fill="E7E6E6" w:themeFill="background2"/>
            <w:vAlign w:val="bottom"/>
          </w:tcPr>
          <w:p w14:paraId="0F5D82F9" w14:textId="1C4541DC" w:rsidR="00673430" w:rsidRPr="009C30F3" w:rsidRDefault="00673430" w:rsidP="00673430">
            <w:pPr>
              <w:rPr>
                <w:rFonts w:ascii="Arial" w:hAnsi="Arial" w:cs="Arial"/>
                <w:sz w:val="16"/>
                <w:szCs w:val="16"/>
              </w:rPr>
            </w:pPr>
            <w:r w:rsidRPr="009C30F3">
              <w:rPr>
                <w:rFonts w:ascii="Arial" w:hAnsi="Arial" w:cs="Arial"/>
                <w:sz w:val="16"/>
                <w:szCs w:val="16"/>
              </w:rPr>
              <w:t>30%</w:t>
            </w:r>
          </w:p>
        </w:tc>
        <w:tc>
          <w:tcPr>
            <w:tcW w:w="990" w:type="dxa"/>
            <w:shd w:val="clear" w:color="auto" w:fill="E7E6E6" w:themeFill="background2"/>
            <w:vAlign w:val="bottom"/>
          </w:tcPr>
          <w:p w14:paraId="41A7D358" w14:textId="756B8773" w:rsidR="00673430" w:rsidRPr="009C30F3" w:rsidRDefault="00673430" w:rsidP="00673430">
            <w:pPr>
              <w:rPr>
                <w:rFonts w:ascii="Arial" w:hAnsi="Arial" w:cs="Arial"/>
                <w:sz w:val="16"/>
                <w:szCs w:val="16"/>
              </w:rPr>
            </w:pPr>
            <w:r w:rsidRPr="009C30F3">
              <w:rPr>
                <w:rFonts w:ascii="Arial" w:hAnsi="Arial" w:cs="Arial"/>
                <w:sz w:val="16"/>
                <w:szCs w:val="16"/>
              </w:rPr>
              <w:t>53%</w:t>
            </w:r>
          </w:p>
        </w:tc>
      </w:tr>
      <w:tr w:rsidR="00673430" w:rsidRPr="009C30F3" w14:paraId="2F36C838" w14:textId="5E63B5AD" w:rsidTr="00695044">
        <w:tc>
          <w:tcPr>
            <w:tcW w:w="625" w:type="dxa"/>
            <w:shd w:val="clear" w:color="auto" w:fill="E7E6E6" w:themeFill="background2"/>
            <w:vAlign w:val="bottom"/>
          </w:tcPr>
          <w:p w14:paraId="7EBA3C6F" w14:textId="77777777" w:rsidR="00673430" w:rsidRPr="009C30F3" w:rsidRDefault="00673430" w:rsidP="00673430">
            <w:pPr>
              <w:rPr>
                <w:rFonts w:ascii="Arial" w:hAnsi="Arial" w:cs="Arial"/>
                <w:sz w:val="16"/>
                <w:szCs w:val="16"/>
              </w:rPr>
            </w:pPr>
            <w:r w:rsidRPr="009C30F3">
              <w:rPr>
                <w:rFonts w:ascii="Arial" w:hAnsi="Arial" w:cs="Arial"/>
                <w:sz w:val="16"/>
                <w:szCs w:val="16"/>
              </w:rPr>
              <w:t>27</w:t>
            </w:r>
          </w:p>
        </w:tc>
        <w:tc>
          <w:tcPr>
            <w:tcW w:w="1170" w:type="dxa"/>
            <w:shd w:val="clear" w:color="auto" w:fill="E7E6E6" w:themeFill="background2"/>
            <w:vAlign w:val="bottom"/>
          </w:tcPr>
          <w:p w14:paraId="49AD70D9" w14:textId="77777777" w:rsidR="00673430" w:rsidRPr="009C30F3" w:rsidRDefault="00673430" w:rsidP="00673430">
            <w:pPr>
              <w:rPr>
                <w:rFonts w:ascii="Arial" w:hAnsi="Arial" w:cs="Arial"/>
                <w:sz w:val="16"/>
                <w:szCs w:val="16"/>
              </w:rPr>
            </w:pPr>
            <w:r w:rsidRPr="009C30F3">
              <w:rPr>
                <w:rFonts w:ascii="Arial" w:hAnsi="Arial" w:cs="Arial"/>
                <w:sz w:val="16"/>
                <w:szCs w:val="16"/>
              </w:rPr>
              <w:t xml:space="preserve">Epilepsy </w:t>
            </w:r>
          </w:p>
        </w:tc>
        <w:tc>
          <w:tcPr>
            <w:tcW w:w="810" w:type="dxa"/>
            <w:shd w:val="clear" w:color="auto" w:fill="E7E6E6" w:themeFill="background2"/>
            <w:vAlign w:val="bottom"/>
          </w:tcPr>
          <w:p w14:paraId="1DCF1EB5" w14:textId="77777777" w:rsidR="00673430" w:rsidRPr="009C30F3" w:rsidRDefault="00673430" w:rsidP="00673430">
            <w:pPr>
              <w:rPr>
                <w:rFonts w:ascii="Arial" w:hAnsi="Arial" w:cs="Arial"/>
                <w:sz w:val="16"/>
                <w:szCs w:val="16"/>
              </w:rPr>
            </w:pPr>
            <w:r w:rsidRPr="009C30F3">
              <w:rPr>
                <w:rFonts w:ascii="Arial" w:hAnsi="Arial" w:cs="Arial"/>
                <w:sz w:val="16"/>
                <w:szCs w:val="16"/>
              </w:rPr>
              <w:t>1</w:t>
            </w:r>
          </w:p>
        </w:tc>
        <w:tc>
          <w:tcPr>
            <w:tcW w:w="900" w:type="dxa"/>
            <w:shd w:val="clear" w:color="auto" w:fill="E7E6E6" w:themeFill="background2"/>
            <w:vAlign w:val="bottom"/>
          </w:tcPr>
          <w:p w14:paraId="2DD9D27B"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shd w:val="clear" w:color="auto" w:fill="E7E6E6" w:themeFill="background2"/>
            <w:vAlign w:val="bottom"/>
          </w:tcPr>
          <w:p w14:paraId="186C9286" w14:textId="77777777" w:rsidR="00673430" w:rsidRPr="009C30F3" w:rsidRDefault="00673430" w:rsidP="00673430">
            <w:pPr>
              <w:rPr>
                <w:rFonts w:ascii="Arial" w:hAnsi="Arial" w:cs="Arial"/>
                <w:sz w:val="16"/>
                <w:szCs w:val="16"/>
              </w:rPr>
            </w:pPr>
            <w:r w:rsidRPr="009C30F3">
              <w:rPr>
                <w:rFonts w:ascii="Arial" w:hAnsi="Arial" w:cs="Arial"/>
                <w:sz w:val="16"/>
                <w:szCs w:val="16"/>
              </w:rPr>
              <w:t>55%</w:t>
            </w:r>
          </w:p>
        </w:tc>
        <w:tc>
          <w:tcPr>
            <w:tcW w:w="990" w:type="dxa"/>
            <w:shd w:val="clear" w:color="auto" w:fill="E7E6E6" w:themeFill="background2"/>
            <w:vAlign w:val="bottom"/>
          </w:tcPr>
          <w:p w14:paraId="183DF05B" w14:textId="77777777" w:rsidR="00673430" w:rsidRPr="009C30F3" w:rsidRDefault="00673430" w:rsidP="00673430">
            <w:pPr>
              <w:rPr>
                <w:rFonts w:ascii="Arial" w:hAnsi="Arial" w:cs="Arial"/>
                <w:sz w:val="16"/>
                <w:szCs w:val="16"/>
              </w:rPr>
            </w:pPr>
            <w:r w:rsidRPr="009C30F3">
              <w:rPr>
                <w:rFonts w:ascii="Arial" w:hAnsi="Arial" w:cs="Arial"/>
                <w:sz w:val="16"/>
                <w:szCs w:val="16"/>
              </w:rPr>
              <w:t>93%</w:t>
            </w:r>
          </w:p>
        </w:tc>
        <w:tc>
          <w:tcPr>
            <w:tcW w:w="1080" w:type="dxa"/>
            <w:shd w:val="clear" w:color="auto" w:fill="E7E6E6" w:themeFill="background2"/>
          </w:tcPr>
          <w:p w14:paraId="1D616869" w14:textId="29C3E4B9" w:rsidR="00673430" w:rsidRPr="009C30F3" w:rsidRDefault="00673430" w:rsidP="00673430">
            <w:pPr>
              <w:rPr>
                <w:rFonts w:ascii="Arial" w:hAnsi="Arial" w:cs="Arial"/>
                <w:sz w:val="16"/>
                <w:szCs w:val="16"/>
              </w:rPr>
            </w:pPr>
            <w:r w:rsidRPr="009C30F3">
              <w:rPr>
                <w:rFonts w:ascii="Arial" w:hAnsi="Arial" w:cs="Arial"/>
                <w:sz w:val="16"/>
                <w:szCs w:val="16"/>
              </w:rPr>
              <w:t>93%</w:t>
            </w:r>
          </w:p>
        </w:tc>
        <w:tc>
          <w:tcPr>
            <w:tcW w:w="1620" w:type="dxa"/>
            <w:shd w:val="clear" w:color="auto" w:fill="E7E6E6" w:themeFill="background2"/>
            <w:vAlign w:val="bottom"/>
          </w:tcPr>
          <w:p w14:paraId="1B3A8616" w14:textId="17FE99DD" w:rsidR="00673430" w:rsidRPr="009C30F3" w:rsidRDefault="00673430" w:rsidP="00673430">
            <w:pPr>
              <w:rPr>
                <w:rFonts w:ascii="Arial" w:hAnsi="Arial" w:cs="Arial"/>
                <w:sz w:val="16"/>
                <w:szCs w:val="16"/>
              </w:rPr>
            </w:pPr>
            <w:r w:rsidRPr="009C30F3">
              <w:rPr>
                <w:rFonts w:ascii="Arial" w:hAnsi="Arial" w:cs="Arial"/>
                <w:sz w:val="16"/>
                <w:szCs w:val="16"/>
              </w:rPr>
              <w:t>5%</w:t>
            </w:r>
          </w:p>
        </w:tc>
        <w:tc>
          <w:tcPr>
            <w:tcW w:w="990" w:type="dxa"/>
            <w:shd w:val="clear" w:color="auto" w:fill="E7E6E6" w:themeFill="background2"/>
            <w:vAlign w:val="bottom"/>
          </w:tcPr>
          <w:p w14:paraId="323D9E77" w14:textId="39383CF1" w:rsidR="00673430" w:rsidRPr="009C30F3" w:rsidRDefault="00673430" w:rsidP="00673430">
            <w:pPr>
              <w:rPr>
                <w:rFonts w:ascii="Arial" w:hAnsi="Arial" w:cs="Arial"/>
                <w:sz w:val="16"/>
                <w:szCs w:val="16"/>
              </w:rPr>
            </w:pPr>
            <w:r w:rsidRPr="009C30F3">
              <w:rPr>
                <w:rFonts w:ascii="Arial" w:hAnsi="Arial" w:cs="Arial"/>
                <w:sz w:val="16"/>
                <w:szCs w:val="16"/>
              </w:rPr>
              <w:t>86%</w:t>
            </w:r>
          </w:p>
        </w:tc>
      </w:tr>
      <w:tr w:rsidR="00673430" w:rsidRPr="009C30F3" w14:paraId="120F92B9" w14:textId="00F5154C" w:rsidTr="00695044">
        <w:tc>
          <w:tcPr>
            <w:tcW w:w="625" w:type="dxa"/>
            <w:shd w:val="clear" w:color="auto" w:fill="E7E6E6" w:themeFill="background2"/>
            <w:vAlign w:val="bottom"/>
          </w:tcPr>
          <w:p w14:paraId="63ABD818" w14:textId="77777777" w:rsidR="00673430" w:rsidRPr="009C30F3" w:rsidRDefault="00673430" w:rsidP="00673430">
            <w:pPr>
              <w:rPr>
                <w:rFonts w:ascii="Arial" w:hAnsi="Arial" w:cs="Arial"/>
                <w:sz w:val="16"/>
                <w:szCs w:val="16"/>
              </w:rPr>
            </w:pPr>
            <w:r w:rsidRPr="009C30F3">
              <w:rPr>
                <w:rFonts w:ascii="Arial" w:hAnsi="Arial" w:cs="Arial"/>
                <w:sz w:val="16"/>
                <w:szCs w:val="16"/>
              </w:rPr>
              <w:t>28</w:t>
            </w:r>
          </w:p>
        </w:tc>
        <w:tc>
          <w:tcPr>
            <w:tcW w:w="1170" w:type="dxa"/>
            <w:shd w:val="clear" w:color="auto" w:fill="E7E6E6" w:themeFill="background2"/>
            <w:vAlign w:val="bottom"/>
          </w:tcPr>
          <w:p w14:paraId="528E030F"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2D183755"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900" w:type="dxa"/>
            <w:shd w:val="clear" w:color="auto" w:fill="E7E6E6" w:themeFill="background2"/>
            <w:vAlign w:val="bottom"/>
          </w:tcPr>
          <w:p w14:paraId="150F8C67"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shd w:val="clear" w:color="auto" w:fill="E7E6E6" w:themeFill="background2"/>
            <w:vAlign w:val="bottom"/>
          </w:tcPr>
          <w:p w14:paraId="1089FAB3" w14:textId="77777777" w:rsidR="00673430" w:rsidRPr="009C30F3" w:rsidRDefault="00673430" w:rsidP="00673430">
            <w:pPr>
              <w:rPr>
                <w:rFonts w:ascii="Arial" w:hAnsi="Arial" w:cs="Arial"/>
                <w:sz w:val="16"/>
                <w:szCs w:val="16"/>
              </w:rPr>
            </w:pPr>
            <w:r w:rsidRPr="009C30F3">
              <w:rPr>
                <w:rFonts w:ascii="Arial" w:hAnsi="Arial" w:cs="Arial"/>
                <w:sz w:val="16"/>
                <w:szCs w:val="16"/>
              </w:rPr>
              <w:t>88%</w:t>
            </w:r>
          </w:p>
        </w:tc>
        <w:tc>
          <w:tcPr>
            <w:tcW w:w="990" w:type="dxa"/>
            <w:shd w:val="clear" w:color="auto" w:fill="E7E6E6" w:themeFill="background2"/>
            <w:vAlign w:val="bottom"/>
          </w:tcPr>
          <w:p w14:paraId="1863701C" w14:textId="77777777" w:rsidR="00673430" w:rsidRPr="009C30F3" w:rsidRDefault="00673430" w:rsidP="00673430">
            <w:pPr>
              <w:rPr>
                <w:rFonts w:ascii="Arial" w:hAnsi="Arial" w:cs="Arial"/>
                <w:sz w:val="16"/>
                <w:szCs w:val="16"/>
              </w:rPr>
            </w:pPr>
            <w:r w:rsidRPr="009C30F3">
              <w:rPr>
                <w:rFonts w:ascii="Arial" w:hAnsi="Arial" w:cs="Arial"/>
                <w:sz w:val="16"/>
                <w:szCs w:val="16"/>
              </w:rPr>
              <w:t>15%</w:t>
            </w:r>
          </w:p>
        </w:tc>
        <w:tc>
          <w:tcPr>
            <w:tcW w:w="1080" w:type="dxa"/>
            <w:shd w:val="clear" w:color="auto" w:fill="E7E6E6" w:themeFill="background2"/>
          </w:tcPr>
          <w:p w14:paraId="44B64C93" w14:textId="014D90BD" w:rsidR="00673430" w:rsidRPr="009C30F3" w:rsidRDefault="00673430" w:rsidP="00673430">
            <w:pPr>
              <w:rPr>
                <w:rFonts w:ascii="Arial" w:hAnsi="Arial" w:cs="Arial"/>
                <w:sz w:val="16"/>
                <w:szCs w:val="16"/>
              </w:rPr>
            </w:pPr>
            <w:r w:rsidRPr="009C30F3">
              <w:rPr>
                <w:rFonts w:ascii="Arial" w:hAnsi="Arial" w:cs="Arial"/>
                <w:sz w:val="16"/>
                <w:szCs w:val="16"/>
              </w:rPr>
              <w:t>85%</w:t>
            </w:r>
          </w:p>
        </w:tc>
        <w:tc>
          <w:tcPr>
            <w:tcW w:w="1620" w:type="dxa"/>
            <w:shd w:val="clear" w:color="auto" w:fill="E7E6E6" w:themeFill="background2"/>
            <w:vAlign w:val="bottom"/>
          </w:tcPr>
          <w:p w14:paraId="39D095CC" w14:textId="3CEF55AB" w:rsidR="00673430" w:rsidRPr="009C30F3" w:rsidRDefault="00673430" w:rsidP="00673430">
            <w:pPr>
              <w:rPr>
                <w:rFonts w:ascii="Arial" w:hAnsi="Arial" w:cs="Arial"/>
                <w:sz w:val="16"/>
                <w:szCs w:val="16"/>
              </w:rPr>
            </w:pPr>
            <w:r w:rsidRPr="009C30F3">
              <w:rPr>
                <w:rFonts w:ascii="Arial" w:hAnsi="Arial" w:cs="Arial"/>
                <w:sz w:val="16"/>
                <w:szCs w:val="16"/>
              </w:rPr>
              <w:t>20%</w:t>
            </w:r>
          </w:p>
        </w:tc>
        <w:tc>
          <w:tcPr>
            <w:tcW w:w="990" w:type="dxa"/>
            <w:shd w:val="clear" w:color="auto" w:fill="E7E6E6" w:themeFill="background2"/>
            <w:vAlign w:val="bottom"/>
          </w:tcPr>
          <w:p w14:paraId="553EC4D2" w14:textId="3D86AE43" w:rsidR="00673430" w:rsidRPr="009C30F3" w:rsidRDefault="00673430" w:rsidP="00673430">
            <w:pPr>
              <w:rPr>
                <w:rFonts w:ascii="Arial" w:hAnsi="Arial" w:cs="Arial"/>
                <w:sz w:val="16"/>
                <w:szCs w:val="16"/>
              </w:rPr>
            </w:pPr>
            <w:r w:rsidRPr="009C30F3">
              <w:rPr>
                <w:rFonts w:ascii="Arial" w:hAnsi="Arial" w:cs="Arial"/>
                <w:sz w:val="16"/>
                <w:szCs w:val="16"/>
              </w:rPr>
              <w:t>73%</w:t>
            </w:r>
          </w:p>
        </w:tc>
      </w:tr>
      <w:tr w:rsidR="00673430" w:rsidRPr="009C30F3" w14:paraId="1871F993" w14:textId="64119FAE" w:rsidTr="00695044">
        <w:tc>
          <w:tcPr>
            <w:tcW w:w="625" w:type="dxa"/>
            <w:shd w:val="clear" w:color="auto" w:fill="E7E6E6" w:themeFill="background2"/>
            <w:vAlign w:val="bottom"/>
          </w:tcPr>
          <w:p w14:paraId="7A7C6DFD" w14:textId="77777777" w:rsidR="00673430" w:rsidRPr="009C30F3" w:rsidRDefault="00673430" w:rsidP="00673430">
            <w:pPr>
              <w:rPr>
                <w:rFonts w:ascii="Arial" w:hAnsi="Arial" w:cs="Arial"/>
                <w:sz w:val="16"/>
                <w:szCs w:val="16"/>
              </w:rPr>
            </w:pPr>
            <w:r w:rsidRPr="009C30F3">
              <w:rPr>
                <w:rFonts w:ascii="Arial" w:hAnsi="Arial" w:cs="Arial"/>
                <w:sz w:val="16"/>
                <w:szCs w:val="16"/>
              </w:rPr>
              <w:t>29</w:t>
            </w:r>
          </w:p>
        </w:tc>
        <w:tc>
          <w:tcPr>
            <w:tcW w:w="1170" w:type="dxa"/>
            <w:shd w:val="clear" w:color="auto" w:fill="E7E6E6" w:themeFill="background2"/>
            <w:vAlign w:val="bottom"/>
          </w:tcPr>
          <w:p w14:paraId="12947840"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64D5F3F5" w14:textId="77777777" w:rsidR="00673430" w:rsidRPr="009C30F3" w:rsidRDefault="00673430" w:rsidP="00673430">
            <w:pPr>
              <w:rPr>
                <w:rFonts w:ascii="Arial" w:hAnsi="Arial" w:cs="Arial"/>
                <w:sz w:val="16"/>
                <w:szCs w:val="16"/>
              </w:rPr>
            </w:pPr>
            <w:r w:rsidRPr="009C30F3">
              <w:rPr>
                <w:rFonts w:ascii="Arial" w:hAnsi="Arial" w:cs="Arial"/>
                <w:sz w:val="16"/>
                <w:szCs w:val="16"/>
              </w:rPr>
              <w:t>4</w:t>
            </w:r>
          </w:p>
        </w:tc>
        <w:tc>
          <w:tcPr>
            <w:tcW w:w="900" w:type="dxa"/>
            <w:shd w:val="clear" w:color="auto" w:fill="E7E6E6" w:themeFill="background2"/>
            <w:vAlign w:val="bottom"/>
          </w:tcPr>
          <w:p w14:paraId="7EFCED7E"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shd w:val="clear" w:color="auto" w:fill="E7E6E6" w:themeFill="background2"/>
            <w:vAlign w:val="bottom"/>
          </w:tcPr>
          <w:p w14:paraId="483005C4" w14:textId="77777777" w:rsidR="00673430" w:rsidRPr="009C30F3" w:rsidRDefault="00673430" w:rsidP="00673430">
            <w:pPr>
              <w:rPr>
                <w:rFonts w:ascii="Arial" w:hAnsi="Arial" w:cs="Arial"/>
                <w:sz w:val="16"/>
                <w:szCs w:val="16"/>
              </w:rPr>
            </w:pPr>
            <w:r w:rsidRPr="009C30F3">
              <w:rPr>
                <w:rFonts w:ascii="Arial" w:hAnsi="Arial" w:cs="Arial"/>
                <w:sz w:val="16"/>
                <w:szCs w:val="16"/>
              </w:rPr>
              <w:t>100%</w:t>
            </w:r>
          </w:p>
        </w:tc>
        <w:tc>
          <w:tcPr>
            <w:tcW w:w="990" w:type="dxa"/>
            <w:shd w:val="clear" w:color="auto" w:fill="E7E6E6" w:themeFill="background2"/>
            <w:vAlign w:val="bottom"/>
          </w:tcPr>
          <w:p w14:paraId="755A07F1" w14:textId="77777777" w:rsidR="00673430" w:rsidRPr="009C30F3" w:rsidRDefault="00673430" w:rsidP="00673430">
            <w:pPr>
              <w:rPr>
                <w:rFonts w:ascii="Arial" w:hAnsi="Arial" w:cs="Arial"/>
                <w:sz w:val="16"/>
                <w:szCs w:val="16"/>
              </w:rPr>
            </w:pPr>
            <w:r w:rsidRPr="009C30F3">
              <w:rPr>
                <w:rFonts w:ascii="Arial" w:hAnsi="Arial" w:cs="Arial"/>
                <w:sz w:val="16"/>
                <w:szCs w:val="16"/>
              </w:rPr>
              <w:t>55%</w:t>
            </w:r>
          </w:p>
        </w:tc>
        <w:tc>
          <w:tcPr>
            <w:tcW w:w="1080" w:type="dxa"/>
            <w:shd w:val="clear" w:color="auto" w:fill="E7E6E6" w:themeFill="background2"/>
          </w:tcPr>
          <w:p w14:paraId="60E42B03" w14:textId="48E27096" w:rsidR="00673430" w:rsidRPr="009C30F3" w:rsidRDefault="00673430" w:rsidP="00673430">
            <w:pPr>
              <w:rPr>
                <w:rFonts w:ascii="Arial" w:hAnsi="Arial" w:cs="Arial"/>
                <w:sz w:val="16"/>
                <w:szCs w:val="16"/>
              </w:rPr>
            </w:pPr>
            <w:r w:rsidRPr="009C30F3">
              <w:rPr>
                <w:rFonts w:ascii="Arial" w:hAnsi="Arial" w:cs="Arial"/>
                <w:sz w:val="16"/>
                <w:szCs w:val="16"/>
              </w:rPr>
              <w:t>55%</w:t>
            </w:r>
          </w:p>
        </w:tc>
        <w:tc>
          <w:tcPr>
            <w:tcW w:w="1620" w:type="dxa"/>
            <w:shd w:val="clear" w:color="auto" w:fill="E7E6E6" w:themeFill="background2"/>
            <w:vAlign w:val="bottom"/>
          </w:tcPr>
          <w:p w14:paraId="19EF9D4B" w14:textId="20A479DF" w:rsidR="00673430" w:rsidRPr="009C30F3" w:rsidRDefault="00673430" w:rsidP="00673430">
            <w:pPr>
              <w:rPr>
                <w:rFonts w:ascii="Arial" w:hAnsi="Arial" w:cs="Arial"/>
                <w:sz w:val="16"/>
                <w:szCs w:val="16"/>
              </w:rPr>
            </w:pPr>
            <w:r w:rsidRPr="009C30F3">
              <w:rPr>
                <w:rFonts w:ascii="Arial" w:hAnsi="Arial" w:cs="Arial"/>
                <w:sz w:val="16"/>
                <w:szCs w:val="16"/>
              </w:rPr>
              <w:t>30%</w:t>
            </w:r>
          </w:p>
        </w:tc>
        <w:tc>
          <w:tcPr>
            <w:tcW w:w="990" w:type="dxa"/>
            <w:shd w:val="clear" w:color="auto" w:fill="E7E6E6" w:themeFill="background2"/>
            <w:vAlign w:val="bottom"/>
          </w:tcPr>
          <w:p w14:paraId="1327B107" w14:textId="72D80978" w:rsidR="00673430" w:rsidRPr="009C30F3" w:rsidRDefault="00673430" w:rsidP="00673430">
            <w:pPr>
              <w:rPr>
                <w:rFonts w:ascii="Arial" w:hAnsi="Arial" w:cs="Arial"/>
                <w:sz w:val="16"/>
                <w:szCs w:val="16"/>
              </w:rPr>
            </w:pPr>
            <w:r w:rsidRPr="009C30F3">
              <w:rPr>
                <w:rFonts w:ascii="Arial" w:hAnsi="Arial" w:cs="Arial"/>
                <w:sz w:val="16"/>
                <w:szCs w:val="16"/>
              </w:rPr>
              <w:t>48%</w:t>
            </w:r>
          </w:p>
        </w:tc>
      </w:tr>
      <w:tr w:rsidR="00673430" w:rsidRPr="009C30F3" w14:paraId="00041E2E" w14:textId="74BF12B6" w:rsidTr="00695044">
        <w:tc>
          <w:tcPr>
            <w:tcW w:w="625" w:type="dxa"/>
            <w:shd w:val="clear" w:color="auto" w:fill="E7E6E6" w:themeFill="background2"/>
            <w:vAlign w:val="bottom"/>
          </w:tcPr>
          <w:p w14:paraId="67804023" w14:textId="77777777" w:rsidR="00673430" w:rsidRPr="009C30F3" w:rsidRDefault="00673430" w:rsidP="00673430">
            <w:pPr>
              <w:rPr>
                <w:rFonts w:ascii="Arial" w:hAnsi="Arial" w:cs="Arial"/>
                <w:sz w:val="16"/>
                <w:szCs w:val="16"/>
              </w:rPr>
            </w:pPr>
            <w:r w:rsidRPr="009C30F3">
              <w:rPr>
                <w:rFonts w:ascii="Arial" w:hAnsi="Arial" w:cs="Arial"/>
                <w:sz w:val="16"/>
                <w:szCs w:val="16"/>
              </w:rPr>
              <w:t>30</w:t>
            </w:r>
          </w:p>
        </w:tc>
        <w:tc>
          <w:tcPr>
            <w:tcW w:w="1170" w:type="dxa"/>
            <w:shd w:val="clear" w:color="auto" w:fill="E7E6E6" w:themeFill="background2"/>
            <w:vAlign w:val="bottom"/>
          </w:tcPr>
          <w:p w14:paraId="3E296059"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546203CF" w14:textId="77777777" w:rsidR="00673430" w:rsidRPr="009C30F3" w:rsidRDefault="00673430" w:rsidP="00673430">
            <w:pPr>
              <w:rPr>
                <w:rFonts w:ascii="Arial" w:hAnsi="Arial" w:cs="Arial"/>
                <w:sz w:val="16"/>
                <w:szCs w:val="16"/>
              </w:rPr>
            </w:pPr>
            <w:r w:rsidRPr="009C30F3">
              <w:rPr>
                <w:rFonts w:ascii="Arial" w:hAnsi="Arial" w:cs="Arial"/>
                <w:sz w:val="16"/>
                <w:szCs w:val="16"/>
              </w:rPr>
              <w:t>4</w:t>
            </w:r>
          </w:p>
        </w:tc>
        <w:tc>
          <w:tcPr>
            <w:tcW w:w="900" w:type="dxa"/>
            <w:shd w:val="clear" w:color="auto" w:fill="E7E6E6" w:themeFill="background2"/>
            <w:vAlign w:val="bottom"/>
          </w:tcPr>
          <w:p w14:paraId="4F38EEFF"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shd w:val="clear" w:color="auto" w:fill="E7E6E6" w:themeFill="background2"/>
            <w:vAlign w:val="bottom"/>
          </w:tcPr>
          <w:p w14:paraId="56357B76" w14:textId="77777777" w:rsidR="00673430" w:rsidRPr="009C30F3" w:rsidRDefault="00673430" w:rsidP="00673430">
            <w:pPr>
              <w:rPr>
                <w:rFonts w:ascii="Arial" w:hAnsi="Arial" w:cs="Arial"/>
                <w:sz w:val="16"/>
                <w:szCs w:val="16"/>
              </w:rPr>
            </w:pPr>
            <w:r w:rsidRPr="009C30F3">
              <w:rPr>
                <w:rFonts w:ascii="Arial" w:hAnsi="Arial" w:cs="Arial"/>
                <w:sz w:val="16"/>
                <w:szCs w:val="16"/>
              </w:rPr>
              <w:t>38%</w:t>
            </w:r>
          </w:p>
        </w:tc>
        <w:tc>
          <w:tcPr>
            <w:tcW w:w="990" w:type="dxa"/>
            <w:shd w:val="clear" w:color="auto" w:fill="E7E6E6" w:themeFill="background2"/>
            <w:vAlign w:val="bottom"/>
          </w:tcPr>
          <w:p w14:paraId="5CCE3B00" w14:textId="77777777" w:rsidR="00673430" w:rsidRPr="009C30F3" w:rsidRDefault="00673430" w:rsidP="00673430">
            <w:pPr>
              <w:rPr>
                <w:rFonts w:ascii="Arial" w:hAnsi="Arial" w:cs="Arial"/>
                <w:sz w:val="16"/>
                <w:szCs w:val="16"/>
              </w:rPr>
            </w:pPr>
            <w:r w:rsidRPr="009C30F3">
              <w:rPr>
                <w:rFonts w:ascii="Arial" w:hAnsi="Arial" w:cs="Arial"/>
                <w:sz w:val="16"/>
                <w:szCs w:val="16"/>
              </w:rPr>
              <w:t>10%</w:t>
            </w:r>
          </w:p>
        </w:tc>
        <w:tc>
          <w:tcPr>
            <w:tcW w:w="1080" w:type="dxa"/>
            <w:shd w:val="clear" w:color="auto" w:fill="E7E6E6" w:themeFill="background2"/>
          </w:tcPr>
          <w:p w14:paraId="08EC04B1" w14:textId="2C892B06" w:rsidR="00673430" w:rsidRPr="009C30F3" w:rsidRDefault="00673430" w:rsidP="00673430">
            <w:pPr>
              <w:rPr>
                <w:rFonts w:ascii="Arial" w:hAnsi="Arial" w:cs="Arial"/>
                <w:sz w:val="16"/>
                <w:szCs w:val="16"/>
              </w:rPr>
            </w:pPr>
            <w:r w:rsidRPr="009C30F3">
              <w:rPr>
                <w:rFonts w:ascii="Arial" w:hAnsi="Arial" w:cs="Arial"/>
                <w:sz w:val="16"/>
                <w:szCs w:val="16"/>
              </w:rPr>
              <w:t>90%</w:t>
            </w:r>
          </w:p>
        </w:tc>
        <w:tc>
          <w:tcPr>
            <w:tcW w:w="1620" w:type="dxa"/>
            <w:shd w:val="clear" w:color="auto" w:fill="E7E6E6" w:themeFill="background2"/>
            <w:vAlign w:val="bottom"/>
          </w:tcPr>
          <w:p w14:paraId="6EBA66BC" w14:textId="2C530B7A" w:rsidR="00673430" w:rsidRPr="009C30F3" w:rsidRDefault="00673430" w:rsidP="00673430">
            <w:pPr>
              <w:rPr>
                <w:rFonts w:ascii="Arial" w:hAnsi="Arial" w:cs="Arial"/>
                <w:sz w:val="16"/>
                <w:szCs w:val="16"/>
              </w:rPr>
            </w:pPr>
            <w:r w:rsidRPr="009C30F3">
              <w:rPr>
                <w:rFonts w:ascii="Arial" w:hAnsi="Arial" w:cs="Arial"/>
                <w:sz w:val="16"/>
                <w:szCs w:val="16"/>
              </w:rPr>
              <w:t>20%</w:t>
            </w:r>
          </w:p>
        </w:tc>
        <w:tc>
          <w:tcPr>
            <w:tcW w:w="990" w:type="dxa"/>
            <w:shd w:val="clear" w:color="auto" w:fill="E7E6E6" w:themeFill="background2"/>
            <w:vAlign w:val="bottom"/>
          </w:tcPr>
          <w:p w14:paraId="613DC0A8" w14:textId="64F02538" w:rsidR="00673430" w:rsidRPr="009C30F3" w:rsidRDefault="00673430" w:rsidP="00673430">
            <w:pPr>
              <w:rPr>
                <w:rFonts w:ascii="Arial" w:hAnsi="Arial" w:cs="Arial"/>
                <w:sz w:val="16"/>
                <w:szCs w:val="16"/>
              </w:rPr>
            </w:pPr>
            <w:r w:rsidRPr="009C30F3">
              <w:rPr>
                <w:rFonts w:ascii="Arial" w:hAnsi="Arial" w:cs="Arial"/>
                <w:sz w:val="16"/>
                <w:szCs w:val="16"/>
              </w:rPr>
              <w:t>83%</w:t>
            </w:r>
          </w:p>
        </w:tc>
      </w:tr>
      <w:tr w:rsidR="00673430" w:rsidRPr="009C30F3" w14:paraId="7FA6963C" w14:textId="1914E67E" w:rsidTr="00695044">
        <w:tc>
          <w:tcPr>
            <w:tcW w:w="625" w:type="dxa"/>
            <w:shd w:val="clear" w:color="auto" w:fill="E7E6E6" w:themeFill="background2"/>
            <w:vAlign w:val="bottom"/>
          </w:tcPr>
          <w:p w14:paraId="39068322" w14:textId="77777777" w:rsidR="00673430" w:rsidRPr="009C30F3" w:rsidRDefault="00673430" w:rsidP="00673430">
            <w:pPr>
              <w:rPr>
                <w:rFonts w:ascii="Arial" w:hAnsi="Arial" w:cs="Arial"/>
                <w:sz w:val="16"/>
                <w:szCs w:val="16"/>
              </w:rPr>
            </w:pPr>
            <w:r w:rsidRPr="009C30F3">
              <w:rPr>
                <w:rFonts w:ascii="Arial" w:hAnsi="Arial" w:cs="Arial"/>
                <w:sz w:val="16"/>
                <w:szCs w:val="16"/>
              </w:rPr>
              <w:t>31</w:t>
            </w:r>
          </w:p>
        </w:tc>
        <w:tc>
          <w:tcPr>
            <w:tcW w:w="1170" w:type="dxa"/>
            <w:shd w:val="clear" w:color="auto" w:fill="E7E6E6" w:themeFill="background2"/>
            <w:vAlign w:val="bottom"/>
          </w:tcPr>
          <w:p w14:paraId="49E18093"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6B0E6B34"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900" w:type="dxa"/>
            <w:shd w:val="clear" w:color="auto" w:fill="E7E6E6" w:themeFill="background2"/>
            <w:vAlign w:val="bottom"/>
          </w:tcPr>
          <w:p w14:paraId="2333A7FF"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shd w:val="clear" w:color="auto" w:fill="E7E6E6" w:themeFill="background2"/>
            <w:vAlign w:val="bottom"/>
          </w:tcPr>
          <w:p w14:paraId="0FC0B017" w14:textId="77777777" w:rsidR="00673430" w:rsidRPr="009C30F3" w:rsidRDefault="00673430" w:rsidP="00673430">
            <w:pPr>
              <w:rPr>
                <w:rFonts w:ascii="Arial" w:hAnsi="Arial" w:cs="Arial"/>
                <w:sz w:val="16"/>
                <w:szCs w:val="16"/>
              </w:rPr>
            </w:pPr>
            <w:r w:rsidRPr="009C30F3">
              <w:rPr>
                <w:rFonts w:ascii="Arial" w:hAnsi="Arial" w:cs="Arial"/>
                <w:sz w:val="16"/>
                <w:szCs w:val="16"/>
              </w:rPr>
              <w:t>58%</w:t>
            </w:r>
          </w:p>
        </w:tc>
        <w:tc>
          <w:tcPr>
            <w:tcW w:w="990" w:type="dxa"/>
            <w:shd w:val="clear" w:color="auto" w:fill="E7E6E6" w:themeFill="background2"/>
            <w:vAlign w:val="bottom"/>
          </w:tcPr>
          <w:p w14:paraId="6E301CA6" w14:textId="77777777" w:rsidR="00673430" w:rsidRPr="009C30F3" w:rsidRDefault="00673430" w:rsidP="00673430">
            <w:pPr>
              <w:rPr>
                <w:rFonts w:ascii="Arial" w:hAnsi="Arial" w:cs="Arial"/>
                <w:sz w:val="16"/>
                <w:szCs w:val="16"/>
              </w:rPr>
            </w:pPr>
            <w:r w:rsidRPr="009C30F3">
              <w:rPr>
                <w:rFonts w:ascii="Arial" w:hAnsi="Arial" w:cs="Arial"/>
                <w:sz w:val="16"/>
                <w:szCs w:val="16"/>
              </w:rPr>
              <w:t>70%</w:t>
            </w:r>
          </w:p>
        </w:tc>
        <w:tc>
          <w:tcPr>
            <w:tcW w:w="1080" w:type="dxa"/>
            <w:shd w:val="clear" w:color="auto" w:fill="E7E6E6" w:themeFill="background2"/>
          </w:tcPr>
          <w:p w14:paraId="05C7AC9E" w14:textId="49D04211" w:rsidR="00673430" w:rsidRPr="009C30F3" w:rsidRDefault="00673430" w:rsidP="00673430">
            <w:pPr>
              <w:rPr>
                <w:rFonts w:ascii="Arial" w:hAnsi="Arial" w:cs="Arial"/>
                <w:sz w:val="16"/>
                <w:szCs w:val="16"/>
              </w:rPr>
            </w:pPr>
            <w:r w:rsidRPr="009C30F3">
              <w:rPr>
                <w:rFonts w:ascii="Arial" w:hAnsi="Arial" w:cs="Arial"/>
                <w:sz w:val="16"/>
                <w:szCs w:val="16"/>
              </w:rPr>
              <w:t>70%</w:t>
            </w:r>
          </w:p>
        </w:tc>
        <w:tc>
          <w:tcPr>
            <w:tcW w:w="1620" w:type="dxa"/>
            <w:shd w:val="clear" w:color="auto" w:fill="E7E6E6" w:themeFill="background2"/>
            <w:vAlign w:val="bottom"/>
          </w:tcPr>
          <w:p w14:paraId="46C7F248" w14:textId="617CA4B5" w:rsidR="00673430" w:rsidRPr="009C30F3" w:rsidRDefault="00673430" w:rsidP="00673430">
            <w:pPr>
              <w:rPr>
                <w:rFonts w:ascii="Arial" w:hAnsi="Arial" w:cs="Arial"/>
                <w:sz w:val="16"/>
                <w:szCs w:val="16"/>
              </w:rPr>
            </w:pPr>
            <w:r w:rsidRPr="009C30F3">
              <w:rPr>
                <w:rFonts w:ascii="Arial" w:hAnsi="Arial" w:cs="Arial"/>
                <w:sz w:val="16"/>
                <w:szCs w:val="16"/>
              </w:rPr>
              <w:t>20%</w:t>
            </w:r>
          </w:p>
        </w:tc>
        <w:tc>
          <w:tcPr>
            <w:tcW w:w="990" w:type="dxa"/>
            <w:shd w:val="clear" w:color="auto" w:fill="E7E6E6" w:themeFill="background2"/>
            <w:vAlign w:val="bottom"/>
          </w:tcPr>
          <w:p w14:paraId="51DB341B" w14:textId="6BD0D372" w:rsidR="00673430" w:rsidRPr="009C30F3" w:rsidRDefault="00673430" w:rsidP="00673430">
            <w:pPr>
              <w:rPr>
                <w:rFonts w:ascii="Arial" w:hAnsi="Arial" w:cs="Arial"/>
                <w:sz w:val="16"/>
                <w:szCs w:val="16"/>
              </w:rPr>
            </w:pPr>
            <w:r w:rsidRPr="009C30F3">
              <w:rPr>
                <w:rFonts w:ascii="Arial" w:hAnsi="Arial" w:cs="Arial"/>
                <w:sz w:val="16"/>
                <w:szCs w:val="16"/>
              </w:rPr>
              <w:t>58%</w:t>
            </w:r>
          </w:p>
        </w:tc>
      </w:tr>
      <w:tr w:rsidR="00673430" w:rsidRPr="009C30F3" w14:paraId="742AF78E" w14:textId="616AE2D2" w:rsidTr="00695044">
        <w:tc>
          <w:tcPr>
            <w:tcW w:w="625" w:type="dxa"/>
            <w:shd w:val="clear" w:color="auto" w:fill="E7E6E6" w:themeFill="background2"/>
            <w:vAlign w:val="bottom"/>
          </w:tcPr>
          <w:p w14:paraId="34DE7315" w14:textId="77777777" w:rsidR="00673430" w:rsidRPr="009C30F3" w:rsidRDefault="00673430" w:rsidP="00673430">
            <w:pPr>
              <w:rPr>
                <w:rFonts w:ascii="Arial" w:hAnsi="Arial" w:cs="Arial"/>
                <w:sz w:val="16"/>
                <w:szCs w:val="16"/>
              </w:rPr>
            </w:pPr>
            <w:r w:rsidRPr="009C30F3">
              <w:rPr>
                <w:rFonts w:ascii="Arial" w:hAnsi="Arial" w:cs="Arial"/>
                <w:sz w:val="16"/>
                <w:szCs w:val="16"/>
              </w:rPr>
              <w:t>32</w:t>
            </w:r>
          </w:p>
        </w:tc>
        <w:tc>
          <w:tcPr>
            <w:tcW w:w="1170" w:type="dxa"/>
            <w:shd w:val="clear" w:color="auto" w:fill="E7E6E6" w:themeFill="background2"/>
            <w:vAlign w:val="bottom"/>
          </w:tcPr>
          <w:p w14:paraId="54F1CD10"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5B54AFE2"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900" w:type="dxa"/>
            <w:shd w:val="clear" w:color="auto" w:fill="E7E6E6" w:themeFill="background2"/>
            <w:vAlign w:val="bottom"/>
          </w:tcPr>
          <w:p w14:paraId="5AEC5F78"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1260" w:type="dxa"/>
            <w:shd w:val="clear" w:color="auto" w:fill="E7E6E6" w:themeFill="background2"/>
            <w:vAlign w:val="bottom"/>
          </w:tcPr>
          <w:p w14:paraId="39176DCA" w14:textId="77777777" w:rsidR="00673430" w:rsidRPr="009C30F3" w:rsidRDefault="00673430" w:rsidP="00673430">
            <w:pPr>
              <w:rPr>
                <w:rFonts w:ascii="Arial" w:hAnsi="Arial" w:cs="Arial"/>
                <w:sz w:val="16"/>
                <w:szCs w:val="16"/>
              </w:rPr>
            </w:pPr>
            <w:r w:rsidRPr="009C30F3">
              <w:rPr>
                <w:rFonts w:ascii="Arial" w:hAnsi="Arial" w:cs="Arial"/>
                <w:sz w:val="16"/>
                <w:szCs w:val="16"/>
              </w:rPr>
              <w:t>23%</w:t>
            </w:r>
          </w:p>
        </w:tc>
        <w:tc>
          <w:tcPr>
            <w:tcW w:w="990" w:type="dxa"/>
            <w:shd w:val="clear" w:color="auto" w:fill="E7E6E6" w:themeFill="background2"/>
            <w:vAlign w:val="bottom"/>
          </w:tcPr>
          <w:p w14:paraId="52DBA723" w14:textId="77777777" w:rsidR="00673430" w:rsidRPr="009C30F3" w:rsidRDefault="00673430" w:rsidP="00673430">
            <w:pPr>
              <w:rPr>
                <w:rFonts w:ascii="Arial" w:hAnsi="Arial" w:cs="Arial"/>
                <w:sz w:val="16"/>
                <w:szCs w:val="16"/>
              </w:rPr>
            </w:pPr>
            <w:r w:rsidRPr="009C30F3">
              <w:rPr>
                <w:rFonts w:ascii="Arial" w:hAnsi="Arial" w:cs="Arial"/>
                <w:sz w:val="16"/>
                <w:szCs w:val="16"/>
              </w:rPr>
              <w:t>95%</w:t>
            </w:r>
          </w:p>
        </w:tc>
        <w:tc>
          <w:tcPr>
            <w:tcW w:w="1080" w:type="dxa"/>
            <w:shd w:val="clear" w:color="auto" w:fill="E7E6E6" w:themeFill="background2"/>
          </w:tcPr>
          <w:p w14:paraId="25532FF4" w14:textId="2D911969" w:rsidR="00673430" w:rsidRPr="009C30F3" w:rsidRDefault="00673430" w:rsidP="00673430">
            <w:pPr>
              <w:rPr>
                <w:rFonts w:ascii="Arial" w:hAnsi="Arial" w:cs="Arial"/>
                <w:sz w:val="16"/>
                <w:szCs w:val="16"/>
              </w:rPr>
            </w:pPr>
            <w:r w:rsidRPr="009C30F3">
              <w:rPr>
                <w:rFonts w:ascii="Arial" w:hAnsi="Arial" w:cs="Arial"/>
                <w:sz w:val="16"/>
                <w:szCs w:val="16"/>
              </w:rPr>
              <w:t>95%</w:t>
            </w:r>
          </w:p>
        </w:tc>
        <w:tc>
          <w:tcPr>
            <w:tcW w:w="1620" w:type="dxa"/>
            <w:shd w:val="clear" w:color="auto" w:fill="E7E6E6" w:themeFill="background2"/>
            <w:vAlign w:val="bottom"/>
          </w:tcPr>
          <w:p w14:paraId="4FA7D1DD" w14:textId="5835DC59" w:rsidR="00673430" w:rsidRPr="009C30F3" w:rsidRDefault="00673430" w:rsidP="00673430">
            <w:pPr>
              <w:rPr>
                <w:rFonts w:ascii="Arial" w:hAnsi="Arial" w:cs="Arial"/>
                <w:sz w:val="16"/>
                <w:szCs w:val="16"/>
              </w:rPr>
            </w:pPr>
            <w:r w:rsidRPr="009C30F3">
              <w:rPr>
                <w:rFonts w:ascii="Arial" w:hAnsi="Arial" w:cs="Arial"/>
                <w:sz w:val="16"/>
                <w:szCs w:val="16"/>
              </w:rPr>
              <w:t>10%</w:t>
            </w:r>
          </w:p>
        </w:tc>
        <w:tc>
          <w:tcPr>
            <w:tcW w:w="990" w:type="dxa"/>
            <w:shd w:val="clear" w:color="auto" w:fill="E7E6E6" w:themeFill="background2"/>
            <w:vAlign w:val="bottom"/>
          </w:tcPr>
          <w:p w14:paraId="5C8C8B86" w14:textId="454CB127" w:rsidR="00673430" w:rsidRPr="009C30F3" w:rsidRDefault="00673430" w:rsidP="00673430">
            <w:pPr>
              <w:rPr>
                <w:rFonts w:ascii="Arial" w:hAnsi="Arial" w:cs="Arial"/>
                <w:sz w:val="16"/>
                <w:szCs w:val="16"/>
              </w:rPr>
            </w:pPr>
            <w:r w:rsidRPr="009C30F3">
              <w:rPr>
                <w:rFonts w:ascii="Arial" w:hAnsi="Arial" w:cs="Arial"/>
                <w:sz w:val="16"/>
                <w:szCs w:val="16"/>
              </w:rPr>
              <w:t>90%</w:t>
            </w:r>
          </w:p>
        </w:tc>
      </w:tr>
      <w:tr w:rsidR="00673430" w:rsidRPr="009C30F3" w14:paraId="1FBCAFD1" w14:textId="16D1697A" w:rsidTr="00695044">
        <w:tc>
          <w:tcPr>
            <w:tcW w:w="625" w:type="dxa"/>
            <w:shd w:val="clear" w:color="auto" w:fill="E7E6E6" w:themeFill="background2"/>
            <w:vAlign w:val="bottom"/>
          </w:tcPr>
          <w:p w14:paraId="2F67EE7C" w14:textId="77777777" w:rsidR="00673430" w:rsidRPr="009C30F3" w:rsidRDefault="00673430" w:rsidP="00673430">
            <w:pPr>
              <w:rPr>
                <w:rFonts w:ascii="Arial" w:hAnsi="Arial" w:cs="Arial"/>
                <w:sz w:val="16"/>
                <w:szCs w:val="16"/>
              </w:rPr>
            </w:pPr>
            <w:r w:rsidRPr="009C30F3">
              <w:rPr>
                <w:rFonts w:ascii="Arial" w:hAnsi="Arial" w:cs="Arial"/>
                <w:sz w:val="16"/>
                <w:szCs w:val="16"/>
              </w:rPr>
              <w:t>33</w:t>
            </w:r>
          </w:p>
        </w:tc>
        <w:tc>
          <w:tcPr>
            <w:tcW w:w="1170" w:type="dxa"/>
            <w:shd w:val="clear" w:color="auto" w:fill="E7E6E6" w:themeFill="background2"/>
            <w:vAlign w:val="bottom"/>
          </w:tcPr>
          <w:p w14:paraId="4134D41A"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22B9C71C" w14:textId="77777777" w:rsidR="00673430" w:rsidRPr="009C30F3" w:rsidRDefault="00673430" w:rsidP="00673430">
            <w:pPr>
              <w:rPr>
                <w:rFonts w:ascii="Arial" w:hAnsi="Arial" w:cs="Arial"/>
                <w:sz w:val="16"/>
                <w:szCs w:val="16"/>
              </w:rPr>
            </w:pPr>
            <w:r w:rsidRPr="009C30F3">
              <w:rPr>
                <w:rFonts w:ascii="Arial" w:hAnsi="Arial" w:cs="Arial"/>
                <w:sz w:val="16"/>
                <w:szCs w:val="16"/>
              </w:rPr>
              <w:t>4</w:t>
            </w:r>
          </w:p>
        </w:tc>
        <w:tc>
          <w:tcPr>
            <w:tcW w:w="900" w:type="dxa"/>
            <w:shd w:val="clear" w:color="auto" w:fill="E7E6E6" w:themeFill="background2"/>
            <w:vAlign w:val="bottom"/>
          </w:tcPr>
          <w:p w14:paraId="4C183298"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shd w:val="clear" w:color="auto" w:fill="E7E6E6" w:themeFill="background2"/>
            <w:vAlign w:val="bottom"/>
          </w:tcPr>
          <w:p w14:paraId="5759DE9D" w14:textId="77777777" w:rsidR="00673430" w:rsidRPr="009C30F3" w:rsidRDefault="00673430" w:rsidP="00673430">
            <w:pPr>
              <w:rPr>
                <w:rFonts w:ascii="Arial" w:hAnsi="Arial" w:cs="Arial"/>
                <w:sz w:val="16"/>
                <w:szCs w:val="16"/>
              </w:rPr>
            </w:pPr>
            <w:r w:rsidRPr="009C30F3">
              <w:rPr>
                <w:rFonts w:ascii="Arial" w:hAnsi="Arial" w:cs="Arial"/>
                <w:sz w:val="16"/>
                <w:szCs w:val="16"/>
              </w:rPr>
              <w:t>100%</w:t>
            </w:r>
          </w:p>
        </w:tc>
        <w:tc>
          <w:tcPr>
            <w:tcW w:w="990" w:type="dxa"/>
            <w:shd w:val="clear" w:color="auto" w:fill="E7E6E6" w:themeFill="background2"/>
            <w:vAlign w:val="bottom"/>
          </w:tcPr>
          <w:p w14:paraId="2DBE0E5E" w14:textId="77777777" w:rsidR="00673430" w:rsidRPr="009C30F3" w:rsidRDefault="00673430" w:rsidP="00673430">
            <w:pPr>
              <w:rPr>
                <w:rFonts w:ascii="Arial" w:hAnsi="Arial" w:cs="Arial"/>
                <w:sz w:val="16"/>
                <w:szCs w:val="16"/>
              </w:rPr>
            </w:pPr>
            <w:r w:rsidRPr="009C30F3">
              <w:rPr>
                <w:rFonts w:ascii="Arial" w:hAnsi="Arial" w:cs="Arial"/>
                <w:sz w:val="16"/>
                <w:szCs w:val="16"/>
              </w:rPr>
              <w:t>40%</w:t>
            </w:r>
          </w:p>
        </w:tc>
        <w:tc>
          <w:tcPr>
            <w:tcW w:w="1080" w:type="dxa"/>
            <w:shd w:val="clear" w:color="auto" w:fill="E7E6E6" w:themeFill="background2"/>
          </w:tcPr>
          <w:p w14:paraId="19535A8F" w14:textId="3BE42775" w:rsidR="00673430" w:rsidRPr="009C30F3" w:rsidRDefault="00673430" w:rsidP="00673430">
            <w:pPr>
              <w:rPr>
                <w:rFonts w:ascii="Arial" w:hAnsi="Arial" w:cs="Arial"/>
                <w:sz w:val="16"/>
                <w:szCs w:val="16"/>
              </w:rPr>
            </w:pPr>
            <w:r w:rsidRPr="009C30F3">
              <w:rPr>
                <w:rFonts w:ascii="Arial" w:hAnsi="Arial" w:cs="Arial"/>
                <w:sz w:val="16"/>
                <w:szCs w:val="16"/>
              </w:rPr>
              <w:t>60%</w:t>
            </w:r>
          </w:p>
        </w:tc>
        <w:tc>
          <w:tcPr>
            <w:tcW w:w="1620" w:type="dxa"/>
            <w:shd w:val="clear" w:color="auto" w:fill="E7E6E6" w:themeFill="background2"/>
            <w:vAlign w:val="bottom"/>
          </w:tcPr>
          <w:p w14:paraId="6F3A041D" w14:textId="03637385" w:rsidR="00673430" w:rsidRPr="009C30F3" w:rsidRDefault="00673430" w:rsidP="00673430">
            <w:pPr>
              <w:rPr>
                <w:rFonts w:ascii="Arial" w:hAnsi="Arial" w:cs="Arial"/>
                <w:sz w:val="16"/>
                <w:szCs w:val="16"/>
              </w:rPr>
            </w:pPr>
            <w:r w:rsidRPr="009C30F3">
              <w:rPr>
                <w:rFonts w:ascii="Arial" w:hAnsi="Arial" w:cs="Arial"/>
                <w:sz w:val="16"/>
                <w:szCs w:val="16"/>
              </w:rPr>
              <w:t>20%</w:t>
            </w:r>
          </w:p>
        </w:tc>
        <w:tc>
          <w:tcPr>
            <w:tcW w:w="990" w:type="dxa"/>
            <w:shd w:val="clear" w:color="auto" w:fill="E7E6E6" w:themeFill="background2"/>
            <w:vAlign w:val="bottom"/>
          </w:tcPr>
          <w:p w14:paraId="7AC81FF8" w14:textId="2A34FEDC" w:rsidR="00673430" w:rsidRPr="009C30F3" w:rsidRDefault="00673430" w:rsidP="00673430">
            <w:pPr>
              <w:rPr>
                <w:rFonts w:ascii="Arial" w:hAnsi="Arial" w:cs="Arial"/>
                <w:sz w:val="16"/>
                <w:szCs w:val="16"/>
              </w:rPr>
            </w:pPr>
            <w:r w:rsidRPr="009C30F3">
              <w:rPr>
                <w:rFonts w:ascii="Arial" w:hAnsi="Arial" w:cs="Arial"/>
                <w:sz w:val="16"/>
                <w:szCs w:val="16"/>
              </w:rPr>
              <w:t>49%</w:t>
            </w:r>
          </w:p>
        </w:tc>
      </w:tr>
      <w:tr w:rsidR="00673430" w:rsidRPr="009C30F3" w14:paraId="50392E40" w14:textId="6A7F6534" w:rsidTr="00695044">
        <w:tc>
          <w:tcPr>
            <w:tcW w:w="625" w:type="dxa"/>
            <w:vAlign w:val="bottom"/>
          </w:tcPr>
          <w:p w14:paraId="24B1B254" w14:textId="77777777" w:rsidR="00673430" w:rsidRPr="009C30F3" w:rsidRDefault="00673430" w:rsidP="00673430">
            <w:pPr>
              <w:rPr>
                <w:rFonts w:ascii="Arial" w:hAnsi="Arial" w:cs="Arial"/>
                <w:sz w:val="16"/>
                <w:szCs w:val="16"/>
              </w:rPr>
            </w:pPr>
            <w:r w:rsidRPr="009C30F3">
              <w:rPr>
                <w:rFonts w:ascii="Arial" w:hAnsi="Arial" w:cs="Arial"/>
                <w:sz w:val="16"/>
                <w:szCs w:val="16"/>
              </w:rPr>
              <w:t>34</w:t>
            </w:r>
          </w:p>
        </w:tc>
        <w:tc>
          <w:tcPr>
            <w:tcW w:w="1170" w:type="dxa"/>
            <w:vAlign w:val="bottom"/>
          </w:tcPr>
          <w:p w14:paraId="50130C58"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05CD5EEB"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900" w:type="dxa"/>
            <w:vAlign w:val="bottom"/>
          </w:tcPr>
          <w:p w14:paraId="32BF13C5"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67664175" w14:textId="77777777" w:rsidR="00673430" w:rsidRPr="009C30F3" w:rsidRDefault="00673430" w:rsidP="00673430">
            <w:pPr>
              <w:rPr>
                <w:rFonts w:ascii="Arial" w:hAnsi="Arial" w:cs="Arial"/>
                <w:sz w:val="16"/>
                <w:szCs w:val="16"/>
              </w:rPr>
            </w:pPr>
            <w:r w:rsidRPr="009C30F3">
              <w:rPr>
                <w:rFonts w:ascii="Arial" w:hAnsi="Arial" w:cs="Arial"/>
                <w:sz w:val="16"/>
                <w:szCs w:val="16"/>
              </w:rPr>
              <w:t>95%</w:t>
            </w:r>
          </w:p>
        </w:tc>
        <w:tc>
          <w:tcPr>
            <w:tcW w:w="990" w:type="dxa"/>
            <w:vAlign w:val="bottom"/>
          </w:tcPr>
          <w:p w14:paraId="58EA1DFD" w14:textId="77777777" w:rsidR="00673430" w:rsidRPr="009C30F3" w:rsidRDefault="00673430" w:rsidP="00673430">
            <w:pPr>
              <w:rPr>
                <w:rFonts w:ascii="Arial" w:hAnsi="Arial" w:cs="Arial"/>
                <w:sz w:val="16"/>
                <w:szCs w:val="16"/>
              </w:rPr>
            </w:pPr>
            <w:r w:rsidRPr="009C30F3">
              <w:rPr>
                <w:rFonts w:ascii="Arial" w:hAnsi="Arial" w:cs="Arial"/>
                <w:sz w:val="16"/>
                <w:szCs w:val="16"/>
              </w:rPr>
              <w:t>90%</w:t>
            </w:r>
          </w:p>
        </w:tc>
        <w:tc>
          <w:tcPr>
            <w:tcW w:w="1080" w:type="dxa"/>
          </w:tcPr>
          <w:p w14:paraId="1AE21C0A" w14:textId="07F096E5" w:rsidR="00673430" w:rsidRPr="009C30F3" w:rsidRDefault="00673430" w:rsidP="00673430">
            <w:pPr>
              <w:rPr>
                <w:rFonts w:ascii="Arial" w:hAnsi="Arial" w:cs="Arial"/>
                <w:sz w:val="16"/>
                <w:szCs w:val="16"/>
              </w:rPr>
            </w:pPr>
            <w:r w:rsidRPr="009C30F3">
              <w:rPr>
                <w:rFonts w:ascii="Arial" w:hAnsi="Arial" w:cs="Arial"/>
                <w:sz w:val="16"/>
                <w:szCs w:val="16"/>
              </w:rPr>
              <w:t>90%</w:t>
            </w:r>
          </w:p>
        </w:tc>
        <w:tc>
          <w:tcPr>
            <w:tcW w:w="1620" w:type="dxa"/>
            <w:vAlign w:val="bottom"/>
          </w:tcPr>
          <w:p w14:paraId="288D4FC0" w14:textId="2DC5DDFE" w:rsidR="00673430" w:rsidRPr="009C30F3" w:rsidRDefault="00673430" w:rsidP="00673430">
            <w:pPr>
              <w:rPr>
                <w:rFonts w:ascii="Arial" w:hAnsi="Arial" w:cs="Arial"/>
                <w:sz w:val="16"/>
                <w:szCs w:val="16"/>
              </w:rPr>
            </w:pPr>
            <w:r w:rsidRPr="009C30F3">
              <w:rPr>
                <w:rFonts w:ascii="Arial" w:hAnsi="Arial" w:cs="Arial"/>
                <w:sz w:val="16"/>
                <w:szCs w:val="16"/>
              </w:rPr>
              <w:t>20%</w:t>
            </w:r>
          </w:p>
        </w:tc>
        <w:tc>
          <w:tcPr>
            <w:tcW w:w="990" w:type="dxa"/>
            <w:vAlign w:val="bottom"/>
          </w:tcPr>
          <w:p w14:paraId="345A5C53" w14:textId="4E2201A8" w:rsidR="00673430" w:rsidRPr="009C30F3" w:rsidRDefault="00673430" w:rsidP="00673430">
            <w:pPr>
              <w:rPr>
                <w:rFonts w:ascii="Arial" w:hAnsi="Arial" w:cs="Arial"/>
                <w:sz w:val="16"/>
                <w:szCs w:val="16"/>
              </w:rPr>
            </w:pPr>
            <w:r w:rsidRPr="009C30F3">
              <w:rPr>
                <w:rFonts w:ascii="Arial" w:hAnsi="Arial" w:cs="Arial"/>
                <w:sz w:val="16"/>
                <w:szCs w:val="16"/>
              </w:rPr>
              <w:t>81%</w:t>
            </w:r>
          </w:p>
        </w:tc>
      </w:tr>
      <w:tr w:rsidR="00673430" w:rsidRPr="009C30F3" w14:paraId="1746C172" w14:textId="0994AD3A" w:rsidTr="00695044">
        <w:tc>
          <w:tcPr>
            <w:tcW w:w="625" w:type="dxa"/>
            <w:shd w:val="clear" w:color="auto" w:fill="E7E6E6" w:themeFill="background2"/>
            <w:vAlign w:val="bottom"/>
          </w:tcPr>
          <w:p w14:paraId="3CB01B40" w14:textId="77777777" w:rsidR="00673430" w:rsidRPr="009C30F3" w:rsidRDefault="00673430" w:rsidP="00673430">
            <w:pPr>
              <w:rPr>
                <w:rFonts w:ascii="Arial" w:hAnsi="Arial" w:cs="Arial"/>
                <w:sz w:val="16"/>
                <w:szCs w:val="16"/>
              </w:rPr>
            </w:pPr>
            <w:r w:rsidRPr="009C30F3">
              <w:rPr>
                <w:rFonts w:ascii="Arial" w:hAnsi="Arial" w:cs="Arial"/>
                <w:sz w:val="16"/>
                <w:szCs w:val="16"/>
              </w:rPr>
              <w:t>35</w:t>
            </w:r>
          </w:p>
        </w:tc>
        <w:tc>
          <w:tcPr>
            <w:tcW w:w="1170" w:type="dxa"/>
            <w:shd w:val="clear" w:color="auto" w:fill="E7E6E6" w:themeFill="background2"/>
            <w:vAlign w:val="bottom"/>
          </w:tcPr>
          <w:p w14:paraId="4B124376"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16B2DE36"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900" w:type="dxa"/>
            <w:shd w:val="clear" w:color="auto" w:fill="E7E6E6" w:themeFill="background2"/>
            <w:vAlign w:val="bottom"/>
          </w:tcPr>
          <w:p w14:paraId="67037703"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shd w:val="clear" w:color="auto" w:fill="E7E6E6" w:themeFill="background2"/>
            <w:vAlign w:val="bottom"/>
          </w:tcPr>
          <w:p w14:paraId="0AF98D2D" w14:textId="77777777" w:rsidR="00673430" w:rsidRPr="009C30F3" w:rsidRDefault="00673430" w:rsidP="00673430">
            <w:pPr>
              <w:rPr>
                <w:rFonts w:ascii="Arial" w:hAnsi="Arial" w:cs="Arial"/>
                <w:sz w:val="16"/>
                <w:szCs w:val="16"/>
              </w:rPr>
            </w:pPr>
            <w:r w:rsidRPr="009C30F3">
              <w:rPr>
                <w:rFonts w:ascii="Arial" w:hAnsi="Arial" w:cs="Arial"/>
                <w:sz w:val="16"/>
                <w:szCs w:val="16"/>
              </w:rPr>
              <w:t>93%</w:t>
            </w:r>
          </w:p>
        </w:tc>
        <w:tc>
          <w:tcPr>
            <w:tcW w:w="990" w:type="dxa"/>
            <w:shd w:val="clear" w:color="auto" w:fill="E7E6E6" w:themeFill="background2"/>
            <w:vAlign w:val="bottom"/>
          </w:tcPr>
          <w:p w14:paraId="22A9BE15" w14:textId="77777777" w:rsidR="00673430" w:rsidRPr="009C30F3" w:rsidRDefault="00673430" w:rsidP="00673430">
            <w:pPr>
              <w:rPr>
                <w:rFonts w:ascii="Arial" w:hAnsi="Arial" w:cs="Arial"/>
                <w:sz w:val="16"/>
                <w:szCs w:val="16"/>
              </w:rPr>
            </w:pPr>
            <w:r w:rsidRPr="009C30F3">
              <w:rPr>
                <w:rFonts w:ascii="Arial" w:hAnsi="Arial" w:cs="Arial"/>
                <w:sz w:val="16"/>
                <w:szCs w:val="16"/>
              </w:rPr>
              <w:t>15%</w:t>
            </w:r>
          </w:p>
        </w:tc>
        <w:tc>
          <w:tcPr>
            <w:tcW w:w="1080" w:type="dxa"/>
            <w:shd w:val="clear" w:color="auto" w:fill="E7E6E6" w:themeFill="background2"/>
          </w:tcPr>
          <w:p w14:paraId="7816B151" w14:textId="39BBD433" w:rsidR="00673430" w:rsidRPr="009C30F3" w:rsidRDefault="00673430" w:rsidP="00673430">
            <w:pPr>
              <w:rPr>
                <w:rFonts w:ascii="Arial" w:hAnsi="Arial" w:cs="Arial"/>
                <w:sz w:val="16"/>
                <w:szCs w:val="16"/>
              </w:rPr>
            </w:pPr>
            <w:r w:rsidRPr="009C30F3">
              <w:rPr>
                <w:rFonts w:ascii="Arial" w:hAnsi="Arial" w:cs="Arial"/>
                <w:sz w:val="16"/>
                <w:szCs w:val="16"/>
              </w:rPr>
              <w:t>85%</w:t>
            </w:r>
          </w:p>
        </w:tc>
        <w:tc>
          <w:tcPr>
            <w:tcW w:w="1620" w:type="dxa"/>
            <w:shd w:val="clear" w:color="auto" w:fill="E7E6E6" w:themeFill="background2"/>
            <w:vAlign w:val="bottom"/>
          </w:tcPr>
          <w:p w14:paraId="64EDF116" w14:textId="6F5A5909" w:rsidR="00673430" w:rsidRPr="009C30F3" w:rsidRDefault="00673430" w:rsidP="00673430">
            <w:pPr>
              <w:rPr>
                <w:rFonts w:ascii="Arial" w:hAnsi="Arial" w:cs="Arial"/>
                <w:sz w:val="16"/>
                <w:szCs w:val="16"/>
              </w:rPr>
            </w:pPr>
            <w:r w:rsidRPr="009C30F3">
              <w:rPr>
                <w:rFonts w:ascii="Arial" w:hAnsi="Arial" w:cs="Arial"/>
                <w:sz w:val="16"/>
                <w:szCs w:val="16"/>
              </w:rPr>
              <w:t>20%</w:t>
            </w:r>
          </w:p>
        </w:tc>
        <w:tc>
          <w:tcPr>
            <w:tcW w:w="990" w:type="dxa"/>
            <w:shd w:val="clear" w:color="auto" w:fill="E7E6E6" w:themeFill="background2"/>
            <w:vAlign w:val="bottom"/>
          </w:tcPr>
          <w:p w14:paraId="27C65214" w14:textId="09A66BAB" w:rsidR="00673430" w:rsidRPr="009C30F3" w:rsidRDefault="00673430" w:rsidP="00673430">
            <w:pPr>
              <w:rPr>
                <w:rFonts w:ascii="Arial" w:hAnsi="Arial" w:cs="Arial"/>
                <w:sz w:val="16"/>
                <w:szCs w:val="16"/>
              </w:rPr>
            </w:pPr>
            <w:r w:rsidRPr="009C30F3">
              <w:rPr>
                <w:rFonts w:ascii="Arial" w:hAnsi="Arial" w:cs="Arial"/>
                <w:sz w:val="16"/>
                <w:szCs w:val="16"/>
              </w:rPr>
              <w:t>73%</w:t>
            </w:r>
          </w:p>
        </w:tc>
      </w:tr>
      <w:tr w:rsidR="00673430" w:rsidRPr="009C30F3" w14:paraId="3E34FEF5" w14:textId="7E479218" w:rsidTr="00695044">
        <w:tc>
          <w:tcPr>
            <w:tcW w:w="625" w:type="dxa"/>
            <w:vAlign w:val="bottom"/>
          </w:tcPr>
          <w:p w14:paraId="1077EDD6" w14:textId="77777777" w:rsidR="00673430" w:rsidRPr="009C30F3" w:rsidRDefault="00673430" w:rsidP="00673430">
            <w:pPr>
              <w:rPr>
                <w:rFonts w:ascii="Arial" w:hAnsi="Arial" w:cs="Arial"/>
                <w:sz w:val="16"/>
                <w:szCs w:val="16"/>
              </w:rPr>
            </w:pPr>
            <w:r w:rsidRPr="009C30F3">
              <w:rPr>
                <w:rFonts w:ascii="Arial" w:hAnsi="Arial" w:cs="Arial"/>
                <w:sz w:val="16"/>
                <w:szCs w:val="16"/>
              </w:rPr>
              <w:t>36</w:t>
            </w:r>
          </w:p>
        </w:tc>
        <w:tc>
          <w:tcPr>
            <w:tcW w:w="1170" w:type="dxa"/>
            <w:vAlign w:val="bottom"/>
          </w:tcPr>
          <w:p w14:paraId="63EBDFCA"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6AF5394C" w14:textId="77777777" w:rsidR="00673430" w:rsidRPr="009C30F3" w:rsidRDefault="00673430" w:rsidP="00673430">
            <w:pPr>
              <w:rPr>
                <w:rFonts w:ascii="Arial" w:hAnsi="Arial" w:cs="Arial"/>
                <w:sz w:val="16"/>
                <w:szCs w:val="16"/>
              </w:rPr>
            </w:pPr>
            <w:r w:rsidRPr="009C30F3">
              <w:rPr>
                <w:rFonts w:ascii="Arial" w:hAnsi="Arial" w:cs="Arial"/>
                <w:sz w:val="16"/>
                <w:szCs w:val="16"/>
              </w:rPr>
              <w:t>4</w:t>
            </w:r>
          </w:p>
        </w:tc>
        <w:tc>
          <w:tcPr>
            <w:tcW w:w="900" w:type="dxa"/>
            <w:vAlign w:val="bottom"/>
          </w:tcPr>
          <w:p w14:paraId="5CA40E8C"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1CCEE6F4" w14:textId="77777777" w:rsidR="00673430" w:rsidRPr="009C30F3" w:rsidRDefault="00673430" w:rsidP="00673430">
            <w:pPr>
              <w:rPr>
                <w:rFonts w:ascii="Arial" w:hAnsi="Arial" w:cs="Arial"/>
                <w:sz w:val="16"/>
                <w:szCs w:val="16"/>
              </w:rPr>
            </w:pPr>
            <w:r w:rsidRPr="009C30F3">
              <w:rPr>
                <w:rFonts w:ascii="Arial" w:hAnsi="Arial" w:cs="Arial"/>
                <w:sz w:val="16"/>
                <w:szCs w:val="16"/>
              </w:rPr>
              <w:t>88%</w:t>
            </w:r>
          </w:p>
        </w:tc>
        <w:tc>
          <w:tcPr>
            <w:tcW w:w="990" w:type="dxa"/>
            <w:vAlign w:val="bottom"/>
          </w:tcPr>
          <w:p w14:paraId="487EED2A" w14:textId="77777777" w:rsidR="00673430" w:rsidRPr="009C30F3" w:rsidRDefault="00673430" w:rsidP="00673430">
            <w:pPr>
              <w:rPr>
                <w:rFonts w:ascii="Arial" w:hAnsi="Arial" w:cs="Arial"/>
                <w:sz w:val="16"/>
                <w:szCs w:val="16"/>
              </w:rPr>
            </w:pPr>
            <w:r w:rsidRPr="009C30F3">
              <w:rPr>
                <w:rFonts w:ascii="Arial" w:hAnsi="Arial" w:cs="Arial"/>
                <w:sz w:val="16"/>
                <w:szCs w:val="16"/>
              </w:rPr>
              <w:t>85%</w:t>
            </w:r>
          </w:p>
        </w:tc>
        <w:tc>
          <w:tcPr>
            <w:tcW w:w="1080" w:type="dxa"/>
          </w:tcPr>
          <w:p w14:paraId="463076AB" w14:textId="281303C3" w:rsidR="00673430" w:rsidRPr="009C30F3" w:rsidRDefault="00673430" w:rsidP="00673430">
            <w:pPr>
              <w:rPr>
                <w:rFonts w:ascii="Arial" w:hAnsi="Arial" w:cs="Arial"/>
                <w:sz w:val="16"/>
                <w:szCs w:val="16"/>
              </w:rPr>
            </w:pPr>
            <w:r w:rsidRPr="009C30F3">
              <w:rPr>
                <w:rFonts w:ascii="Arial" w:hAnsi="Arial" w:cs="Arial"/>
                <w:sz w:val="16"/>
                <w:szCs w:val="16"/>
              </w:rPr>
              <w:t>85%</w:t>
            </w:r>
          </w:p>
        </w:tc>
        <w:tc>
          <w:tcPr>
            <w:tcW w:w="1620" w:type="dxa"/>
            <w:vAlign w:val="bottom"/>
          </w:tcPr>
          <w:p w14:paraId="485D4BE2" w14:textId="199D64CB" w:rsidR="00673430" w:rsidRPr="009C30F3" w:rsidRDefault="00673430" w:rsidP="00673430">
            <w:pPr>
              <w:rPr>
                <w:rFonts w:ascii="Arial" w:hAnsi="Arial" w:cs="Arial"/>
                <w:sz w:val="16"/>
                <w:szCs w:val="16"/>
              </w:rPr>
            </w:pPr>
            <w:r w:rsidRPr="009C30F3">
              <w:rPr>
                <w:rFonts w:ascii="Arial" w:hAnsi="Arial" w:cs="Arial"/>
                <w:sz w:val="16"/>
                <w:szCs w:val="16"/>
              </w:rPr>
              <w:t>0%</w:t>
            </w:r>
          </w:p>
        </w:tc>
        <w:tc>
          <w:tcPr>
            <w:tcW w:w="990" w:type="dxa"/>
            <w:vAlign w:val="bottom"/>
          </w:tcPr>
          <w:p w14:paraId="1ABC91D7" w14:textId="507D263C" w:rsidR="00673430" w:rsidRPr="009C30F3" w:rsidRDefault="00673430" w:rsidP="00673430">
            <w:pPr>
              <w:rPr>
                <w:rFonts w:ascii="Arial" w:hAnsi="Arial" w:cs="Arial"/>
                <w:sz w:val="16"/>
                <w:szCs w:val="16"/>
              </w:rPr>
            </w:pPr>
            <w:r w:rsidRPr="009C30F3">
              <w:rPr>
                <w:rFonts w:ascii="Arial" w:hAnsi="Arial" w:cs="Arial"/>
                <w:sz w:val="16"/>
                <w:szCs w:val="16"/>
              </w:rPr>
              <w:t>73%</w:t>
            </w:r>
          </w:p>
        </w:tc>
      </w:tr>
      <w:tr w:rsidR="00673430" w:rsidRPr="009C30F3" w14:paraId="6398E03F" w14:textId="4F33A6F8" w:rsidTr="00695044">
        <w:tc>
          <w:tcPr>
            <w:tcW w:w="625" w:type="dxa"/>
            <w:shd w:val="clear" w:color="auto" w:fill="E7E6E6" w:themeFill="background2"/>
            <w:vAlign w:val="bottom"/>
          </w:tcPr>
          <w:p w14:paraId="1225DF63" w14:textId="77777777" w:rsidR="00673430" w:rsidRPr="009C30F3" w:rsidRDefault="00673430" w:rsidP="00673430">
            <w:pPr>
              <w:rPr>
                <w:rFonts w:ascii="Arial" w:hAnsi="Arial" w:cs="Arial"/>
                <w:sz w:val="16"/>
                <w:szCs w:val="16"/>
              </w:rPr>
            </w:pPr>
            <w:r w:rsidRPr="009C30F3">
              <w:rPr>
                <w:rFonts w:ascii="Arial" w:hAnsi="Arial" w:cs="Arial"/>
                <w:sz w:val="16"/>
                <w:szCs w:val="16"/>
              </w:rPr>
              <w:t>37</w:t>
            </w:r>
          </w:p>
        </w:tc>
        <w:tc>
          <w:tcPr>
            <w:tcW w:w="1170" w:type="dxa"/>
            <w:shd w:val="clear" w:color="auto" w:fill="E7E6E6" w:themeFill="background2"/>
            <w:vAlign w:val="bottom"/>
          </w:tcPr>
          <w:p w14:paraId="51F79F66"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23AADC01" w14:textId="77777777" w:rsidR="00673430" w:rsidRPr="009C30F3" w:rsidRDefault="00673430" w:rsidP="00673430">
            <w:pPr>
              <w:rPr>
                <w:rFonts w:ascii="Arial" w:hAnsi="Arial" w:cs="Arial"/>
                <w:sz w:val="16"/>
                <w:szCs w:val="16"/>
              </w:rPr>
            </w:pPr>
            <w:r w:rsidRPr="009C30F3">
              <w:rPr>
                <w:rFonts w:ascii="Arial" w:hAnsi="Arial" w:cs="Arial"/>
                <w:sz w:val="16"/>
                <w:szCs w:val="16"/>
              </w:rPr>
              <w:t>4</w:t>
            </w:r>
          </w:p>
        </w:tc>
        <w:tc>
          <w:tcPr>
            <w:tcW w:w="900" w:type="dxa"/>
            <w:shd w:val="clear" w:color="auto" w:fill="E7E6E6" w:themeFill="background2"/>
            <w:vAlign w:val="bottom"/>
          </w:tcPr>
          <w:p w14:paraId="6CC6E4EF"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shd w:val="clear" w:color="auto" w:fill="E7E6E6" w:themeFill="background2"/>
            <w:vAlign w:val="bottom"/>
          </w:tcPr>
          <w:p w14:paraId="2549851C" w14:textId="77777777" w:rsidR="00673430" w:rsidRPr="009C30F3" w:rsidRDefault="00673430" w:rsidP="00673430">
            <w:pPr>
              <w:rPr>
                <w:rFonts w:ascii="Arial" w:hAnsi="Arial" w:cs="Arial"/>
                <w:sz w:val="16"/>
                <w:szCs w:val="16"/>
              </w:rPr>
            </w:pPr>
            <w:r w:rsidRPr="009C30F3">
              <w:rPr>
                <w:rFonts w:ascii="Arial" w:hAnsi="Arial" w:cs="Arial"/>
                <w:sz w:val="16"/>
                <w:szCs w:val="16"/>
              </w:rPr>
              <w:t>63%</w:t>
            </w:r>
          </w:p>
        </w:tc>
        <w:tc>
          <w:tcPr>
            <w:tcW w:w="990" w:type="dxa"/>
            <w:shd w:val="clear" w:color="auto" w:fill="E7E6E6" w:themeFill="background2"/>
            <w:vAlign w:val="bottom"/>
          </w:tcPr>
          <w:p w14:paraId="10844663" w14:textId="77777777" w:rsidR="00673430" w:rsidRPr="009C30F3" w:rsidRDefault="00673430" w:rsidP="00673430">
            <w:pPr>
              <w:rPr>
                <w:rFonts w:ascii="Arial" w:hAnsi="Arial" w:cs="Arial"/>
                <w:sz w:val="16"/>
                <w:szCs w:val="16"/>
              </w:rPr>
            </w:pPr>
            <w:r w:rsidRPr="009C30F3">
              <w:rPr>
                <w:rFonts w:ascii="Arial" w:hAnsi="Arial" w:cs="Arial"/>
                <w:sz w:val="16"/>
                <w:szCs w:val="16"/>
              </w:rPr>
              <w:t>25%</w:t>
            </w:r>
          </w:p>
        </w:tc>
        <w:tc>
          <w:tcPr>
            <w:tcW w:w="1080" w:type="dxa"/>
            <w:shd w:val="clear" w:color="auto" w:fill="E7E6E6" w:themeFill="background2"/>
          </w:tcPr>
          <w:p w14:paraId="1C1E209A" w14:textId="72F56443" w:rsidR="00673430" w:rsidRPr="009C30F3" w:rsidRDefault="00673430" w:rsidP="00673430">
            <w:pPr>
              <w:rPr>
                <w:rFonts w:ascii="Arial" w:hAnsi="Arial" w:cs="Arial"/>
                <w:sz w:val="16"/>
                <w:szCs w:val="16"/>
              </w:rPr>
            </w:pPr>
            <w:r w:rsidRPr="009C30F3">
              <w:rPr>
                <w:rFonts w:ascii="Arial" w:hAnsi="Arial" w:cs="Arial"/>
                <w:sz w:val="16"/>
                <w:szCs w:val="16"/>
              </w:rPr>
              <w:t>75%</w:t>
            </w:r>
          </w:p>
        </w:tc>
        <w:tc>
          <w:tcPr>
            <w:tcW w:w="1620" w:type="dxa"/>
            <w:shd w:val="clear" w:color="auto" w:fill="E7E6E6" w:themeFill="background2"/>
            <w:vAlign w:val="bottom"/>
          </w:tcPr>
          <w:p w14:paraId="3D8CF4D2" w14:textId="4C455D6E" w:rsidR="00673430" w:rsidRPr="009C30F3" w:rsidRDefault="00673430" w:rsidP="00673430">
            <w:pPr>
              <w:rPr>
                <w:rFonts w:ascii="Arial" w:hAnsi="Arial" w:cs="Arial"/>
                <w:sz w:val="16"/>
                <w:szCs w:val="16"/>
              </w:rPr>
            </w:pPr>
            <w:r w:rsidRPr="009C30F3">
              <w:rPr>
                <w:rFonts w:ascii="Arial" w:hAnsi="Arial" w:cs="Arial"/>
                <w:sz w:val="16"/>
                <w:szCs w:val="16"/>
              </w:rPr>
              <w:t>30%</w:t>
            </w:r>
          </w:p>
        </w:tc>
        <w:tc>
          <w:tcPr>
            <w:tcW w:w="990" w:type="dxa"/>
            <w:shd w:val="clear" w:color="auto" w:fill="E7E6E6" w:themeFill="background2"/>
            <w:vAlign w:val="bottom"/>
          </w:tcPr>
          <w:p w14:paraId="0B9944F9" w14:textId="6C309E97" w:rsidR="00673430" w:rsidRPr="009C30F3" w:rsidRDefault="00673430" w:rsidP="00673430">
            <w:pPr>
              <w:rPr>
                <w:rFonts w:ascii="Arial" w:hAnsi="Arial" w:cs="Arial"/>
                <w:sz w:val="16"/>
                <w:szCs w:val="16"/>
              </w:rPr>
            </w:pPr>
            <w:r w:rsidRPr="009C30F3">
              <w:rPr>
                <w:rFonts w:ascii="Arial" w:hAnsi="Arial" w:cs="Arial"/>
                <w:sz w:val="16"/>
                <w:szCs w:val="16"/>
              </w:rPr>
              <w:t>61%</w:t>
            </w:r>
          </w:p>
        </w:tc>
      </w:tr>
      <w:tr w:rsidR="00673430" w:rsidRPr="009C30F3" w14:paraId="39BFB4B1" w14:textId="11F7C5DF" w:rsidTr="00695044">
        <w:tc>
          <w:tcPr>
            <w:tcW w:w="625" w:type="dxa"/>
            <w:vAlign w:val="bottom"/>
          </w:tcPr>
          <w:p w14:paraId="7ADFC76C" w14:textId="77777777" w:rsidR="00673430" w:rsidRPr="009C30F3" w:rsidRDefault="00673430" w:rsidP="00673430">
            <w:pPr>
              <w:rPr>
                <w:rFonts w:ascii="Arial" w:hAnsi="Arial" w:cs="Arial"/>
                <w:sz w:val="16"/>
                <w:szCs w:val="16"/>
              </w:rPr>
            </w:pPr>
            <w:r w:rsidRPr="009C30F3">
              <w:rPr>
                <w:rFonts w:ascii="Arial" w:hAnsi="Arial" w:cs="Arial"/>
                <w:sz w:val="16"/>
                <w:szCs w:val="16"/>
              </w:rPr>
              <w:t>38</w:t>
            </w:r>
          </w:p>
        </w:tc>
        <w:tc>
          <w:tcPr>
            <w:tcW w:w="1170" w:type="dxa"/>
            <w:vAlign w:val="bottom"/>
          </w:tcPr>
          <w:p w14:paraId="75F261B5"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6E9B571C"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900" w:type="dxa"/>
            <w:vAlign w:val="bottom"/>
          </w:tcPr>
          <w:p w14:paraId="5869BED6"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6BCB06B5" w14:textId="77777777" w:rsidR="00673430" w:rsidRPr="009C30F3" w:rsidRDefault="00673430" w:rsidP="00673430">
            <w:pPr>
              <w:rPr>
                <w:rFonts w:ascii="Arial" w:hAnsi="Arial" w:cs="Arial"/>
                <w:sz w:val="16"/>
                <w:szCs w:val="16"/>
              </w:rPr>
            </w:pPr>
            <w:r w:rsidRPr="009C30F3">
              <w:rPr>
                <w:rFonts w:ascii="Arial" w:hAnsi="Arial" w:cs="Arial"/>
                <w:sz w:val="16"/>
                <w:szCs w:val="16"/>
              </w:rPr>
              <w:t>88%</w:t>
            </w:r>
          </w:p>
        </w:tc>
        <w:tc>
          <w:tcPr>
            <w:tcW w:w="990" w:type="dxa"/>
            <w:vAlign w:val="bottom"/>
          </w:tcPr>
          <w:p w14:paraId="66CD4E54" w14:textId="77777777" w:rsidR="00673430" w:rsidRPr="009C30F3" w:rsidRDefault="00673430" w:rsidP="00673430">
            <w:pPr>
              <w:rPr>
                <w:rFonts w:ascii="Arial" w:hAnsi="Arial" w:cs="Arial"/>
                <w:sz w:val="16"/>
                <w:szCs w:val="16"/>
              </w:rPr>
            </w:pPr>
            <w:r w:rsidRPr="009C30F3">
              <w:rPr>
                <w:rFonts w:ascii="Arial" w:hAnsi="Arial" w:cs="Arial"/>
                <w:sz w:val="16"/>
                <w:szCs w:val="16"/>
              </w:rPr>
              <w:t>85%</w:t>
            </w:r>
          </w:p>
        </w:tc>
        <w:tc>
          <w:tcPr>
            <w:tcW w:w="1080" w:type="dxa"/>
          </w:tcPr>
          <w:p w14:paraId="78C50234" w14:textId="66EC12B5" w:rsidR="00673430" w:rsidRPr="009C30F3" w:rsidRDefault="00673430" w:rsidP="00673430">
            <w:pPr>
              <w:rPr>
                <w:rFonts w:ascii="Arial" w:hAnsi="Arial" w:cs="Arial"/>
                <w:sz w:val="16"/>
                <w:szCs w:val="16"/>
              </w:rPr>
            </w:pPr>
            <w:r w:rsidRPr="009C30F3">
              <w:rPr>
                <w:rFonts w:ascii="Arial" w:hAnsi="Arial" w:cs="Arial"/>
                <w:sz w:val="16"/>
                <w:szCs w:val="16"/>
              </w:rPr>
              <w:t>85%</w:t>
            </w:r>
          </w:p>
        </w:tc>
        <w:tc>
          <w:tcPr>
            <w:tcW w:w="1620" w:type="dxa"/>
            <w:vAlign w:val="bottom"/>
          </w:tcPr>
          <w:p w14:paraId="6D42E107" w14:textId="4AD56D0A" w:rsidR="00673430" w:rsidRPr="009C30F3" w:rsidRDefault="00673430" w:rsidP="00673430">
            <w:pPr>
              <w:rPr>
                <w:rFonts w:ascii="Arial" w:hAnsi="Arial" w:cs="Arial"/>
                <w:sz w:val="16"/>
                <w:szCs w:val="16"/>
              </w:rPr>
            </w:pPr>
            <w:r w:rsidRPr="009C30F3">
              <w:rPr>
                <w:rFonts w:ascii="Arial" w:hAnsi="Arial" w:cs="Arial"/>
                <w:sz w:val="16"/>
                <w:szCs w:val="16"/>
              </w:rPr>
              <w:t>20%</w:t>
            </w:r>
          </w:p>
        </w:tc>
        <w:tc>
          <w:tcPr>
            <w:tcW w:w="990" w:type="dxa"/>
            <w:vAlign w:val="bottom"/>
          </w:tcPr>
          <w:p w14:paraId="696EC570" w14:textId="2040FC0C" w:rsidR="00673430" w:rsidRPr="009C30F3" w:rsidRDefault="00673430" w:rsidP="00673430">
            <w:pPr>
              <w:rPr>
                <w:rFonts w:ascii="Arial" w:hAnsi="Arial" w:cs="Arial"/>
                <w:sz w:val="16"/>
                <w:szCs w:val="16"/>
              </w:rPr>
            </w:pPr>
            <w:r w:rsidRPr="009C30F3">
              <w:rPr>
                <w:rFonts w:ascii="Arial" w:hAnsi="Arial" w:cs="Arial"/>
                <w:sz w:val="16"/>
                <w:szCs w:val="16"/>
              </w:rPr>
              <w:t>75%</w:t>
            </w:r>
          </w:p>
        </w:tc>
      </w:tr>
      <w:tr w:rsidR="00673430" w:rsidRPr="009C30F3" w14:paraId="1EF167BA" w14:textId="59995A30" w:rsidTr="00695044">
        <w:tc>
          <w:tcPr>
            <w:tcW w:w="625" w:type="dxa"/>
            <w:vAlign w:val="bottom"/>
          </w:tcPr>
          <w:p w14:paraId="0A83BA67" w14:textId="77777777" w:rsidR="00673430" w:rsidRPr="009C30F3" w:rsidRDefault="00673430" w:rsidP="00673430">
            <w:pPr>
              <w:rPr>
                <w:rFonts w:ascii="Arial" w:hAnsi="Arial" w:cs="Arial"/>
                <w:sz w:val="16"/>
                <w:szCs w:val="16"/>
              </w:rPr>
            </w:pPr>
            <w:r w:rsidRPr="009C30F3">
              <w:rPr>
                <w:rFonts w:ascii="Arial" w:hAnsi="Arial" w:cs="Arial"/>
                <w:sz w:val="16"/>
                <w:szCs w:val="16"/>
              </w:rPr>
              <w:t>39</w:t>
            </w:r>
          </w:p>
        </w:tc>
        <w:tc>
          <w:tcPr>
            <w:tcW w:w="1170" w:type="dxa"/>
            <w:vAlign w:val="bottom"/>
          </w:tcPr>
          <w:p w14:paraId="7A92BB8F"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6A325B5A"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900" w:type="dxa"/>
            <w:vAlign w:val="bottom"/>
          </w:tcPr>
          <w:p w14:paraId="28E77605"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52A76DFD" w14:textId="77777777" w:rsidR="00673430" w:rsidRPr="009C30F3" w:rsidRDefault="00673430" w:rsidP="00673430">
            <w:pPr>
              <w:rPr>
                <w:rFonts w:ascii="Arial" w:hAnsi="Arial" w:cs="Arial"/>
                <w:sz w:val="16"/>
                <w:szCs w:val="16"/>
              </w:rPr>
            </w:pPr>
            <w:r w:rsidRPr="009C30F3">
              <w:rPr>
                <w:rFonts w:ascii="Arial" w:hAnsi="Arial" w:cs="Arial"/>
                <w:sz w:val="16"/>
                <w:szCs w:val="16"/>
              </w:rPr>
              <w:t>68%</w:t>
            </w:r>
          </w:p>
        </w:tc>
        <w:tc>
          <w:tcPr>
            <w:tcW w:w="990" w:type="dxa"/>
            <w:vAlign w:val="bottom"/>
          </w:tcPr>
          <w:p w14:paraId="7C336A62" w14:textId="77777777" w:rsidR="00673430" w:rsidRPr="009C30F3" w:rsidRDefault="00673430" w:rsidP="00673430">
            <w:pPr>
              <w:rPr>
                <w:rFonts w:ascii="Arial" w:hAnsi="Arial" w:cs="Arial"/>
                <w:sz w:val="16"/>
                <w:szCs w:val="16"/>
              </w:rPr>
            </w:pPr>
            <w:r w:rsidRPr="009C30F3">
              <w:rPr>
                <w:rFonts w:ascii="Arial" w:hAnsi="Arial" w:cs="Arial"/>
                <w:sz w:val="16"/>
                <w:szCs w:val="16"/>
              </w:rPr>
              <w:t>85%</w:t>
            </w:r>
          </w:p>
        </w:tc>
        <w:tc>
          <w:tcPr>
            <w:tcW w:w="1080" w:type="dxa"/>
          </w:tcPr>
          <w:p w14:paraId="4A841FEB" w14:textId="715F6C11" w:rsidR="00673430" w:rsidRPr="009C30F3" w:rsidRDefault="00673430" w:rsidP="00673430">
            <w:pPr>
              <w:rPr>
                <w:rFonts w:ascii="Arial" w:hAnsi="Arial" w:cs="Arial"/>
                <w:sz w:val="16"/>
                <w:szCs w:val="16"/>
              </w:rPr>
            </w:pPr>
            <w:r w:rsidRPr="009C30F3">
              <w:rPr>
                <w:rFonts w:ascii="Arial" w:hAnsi="Arial" w:cs="Arial"/>
                <w:sz w:val="16"/>
                <w:szCs w:val="16"/>
              </w:rPr>
              <w:t>85%</w:t>
            </w:r>
          </w:p>
        </w:tc>
        <w:tc>
          <w:tcPr>
            <w:tcW w:w="1620" w:type="dxa"/>
            <w:vAlign w:val="bottom"/>
          </w:tcPr>
          <w:p w14:paraId="5B852BE2" w14:textId="38F28279" w:rsidR="00673430" w:rsidRPr="009C30F3" w:rsidRDefault="00673430" w:rsidP="00673430">
            <w:pPr>
              <w:rPr>
                <w:rFonts w:ascii="Arial" w:hAnsi="Arial" w:cs="Arial"/>
                <w:sz w:val="16"/>
                <w:szCs w:val="16"/>
              </w:rPr>
            </w:pPr>
            <w:r w:rsidRPr="009C30F3">
              <w:rPr>
                <w:rFonts w:ascii="Arial" w:hAnsi="Arial" w:cs="Arial"/>
                <w:sz w:val="16"/>
                <w:szCs w:val="16"/>
              </w:rPr>
              <w:t>20%</w:t>
            </w:r>
          </w:p>
        </w:tc>
        <w:tc>
          <w:tcPr>
            <w:tcW w:w="990" w:type="dxa"/>
            <w:vAlign w:val="bottom"/>
          </w:tcPr>
          <w:p w14:paraId="6B25D0FB" w14:textId="78120F21" w:rsidR="00673430" w:rsidRPr="009C30F3" w:rsidRDefault="00673430" w:rsidP="00673430">
            <w:pPr>
              <w:rPr>
                <w:rFonts w:ascii="Arial" w:hAnsi="Arial" w:cs="Arial"/>
                <w:sz w:val="16"/>
                <w:szCs w:val="16"/>
              </w:rPr>
            </w:pPr>
            <w:r w:rsidRPr="009C30F3">
              <w:rPr>
                <w:rFonts w:ascii="Arial" w:hAnsi="Arial" w:cs="Arial"/>
                <w:sz w:val="16"/>
                <w:szCs w:val="16"/>
              </w:rPr>
              <w:t>73%</w:t>
            </w:r>
          </w:p>
        </w:tc>
      </w:tr>
      <w:tr w:rsidR="00673430" w:rsidRPr="009C30F3" w14:paraId="3F3FDCB4" w14:textId="24CF1C74" w:rsidTr="00695044">
        <w:tc>
          <w:tcPr>
            <w:tcW w:w="625" w:type="dxa"/>
            <w:vAlign w:val="bottom"/>
          </w:tcPr>
          <w:p w14:paraId="2E251041" w14:textId="77777777" w:rsidR="00673430" w:rsidRPr="009C30F3" w:rsidRDefault="00673430" w:rsidP="00673430">
            <w:pPr>
              <w:rPr>
                <w:rFonts w:ascii="Arial" w:hAnsi="Arial" w:cs="Arial"/>
                <w:sz w:val="16"/>
                <w:szCs w:val="16"/>
              </w:rPr>
            </w:pPr>
            <w:r w:rsidRPr="009C30F3">
              <w:rPr>
                <w:rFonts w:ascii="Arial" w:hAnsi="Arial" w:cs="Arial"/>
                <w:sz w:val="16"/>
                <w:szCs w:val="16"/>
              </w:rPr>
              <w:t>40</w:t>
            </w:r>
          </w:p>
        </w:tc>
        <w:tc>
          <w:tcPr>
            <w:tcW w:w="1170" w:type="dxa"/>
            <w:vAlign w:val="bottom"/>
          </w:tcPr>
          <w:p w14:paraId="5EED649A"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543963BA"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900" w:type="dxa"/>
            <w:vAlign w:val="bottom"/>
          </w:tcPr>
          <w:p w14:paraId="38B3B31C"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60EAF929" w14:textId="77777777" w:rsidR="00673430" w:rsidRPr="009C30F3" w:rsidRDefault="00673430" w:rsidP="00673430">
            <w:pPr>
              <w:rPr>
                <w:rFonts w:ascii="Arial" w:hAnsi="Arial" w:cs="Arial"/>
                <w:sz w:val="16"/>
                <w:szCs w:val="16"/>
              </w:rPr>
            </w:pPr>
            <w:r w:rsidRPr="009C30F3">
              <w:rPr>
                <w:rFonts w:ascii="Arial" w:hAnsi="Arial" w:cs="Arial"/>
                <w:sz w:val="16"/>
                <w:szCs w:val="16"/>
              </w:rPr>
              <w:t>65%</w:t>
            </w:r>
          </w:p>
        </w:tc>
        <w:tc>
          <w:tcPr>
            <w:tcW w:w="990" w:type="dxa"/>
            <w:vAlign w:val="bottom"/>
          </w:tcPr>
          <w:p w14:paraId="31657861" w14:textId="77777777" w:rsidR="00673430" w:rsidRPr="009C30F3" w:rsidRDefault="00673430" w:rsidP="00673430">
            <w:pPr>
              <w:rPr>
                <w:rFonts w:ascii="Arial" w:hAnsi="Arial" w:cs="Arial"/>
                <w:sz w:val="16"/>
                <w:szCs w:val="16"/>
              </w:rPr>
            </w:pPr>
            <w:r w:rsidRPr="009C30F3">
              <w:rPr>
                <w:rFonts w:ascii="Arial" w:hAnsi="Arial" w:cs="Arial"/>
                <w:sz w:val="16"/>
                <w:szCs w:val="16"/>
              </w:rPr>
              <w:t>90%</w:t>
            </w:r>
          </w:p>
        </w:tc>
        <w:tc>
          <w:tcPr>
            <w:tcW w:w="1080" w:type="dxa"/>
          </w:tcPr>
          <w:p w14:paraId="4A3D9DF9" w14:textId="44C755BC" w:rsidR="00673430" w:rsidRPr="009C30F3" w:rsidRDefault="00673430" w:rsidP="00673430">
            <w:pPr>
              <w:rPr>
                <w:rFonts w:ascii="Arial" w:hAnsi="Arial" w:cs="Arial"/>
                <w:sz w:val="16"/>
                <w:szCs w:val="16"/>
              </w:rPr>
            </w:pPr>
            <w:r w:rsidRPr="009C30F3">
              <w:rPr>
                <w:rFonts w:ascii="Arial" w:hAnsi="Arial" w:cs="Arial"/>
                <w:sz w:val="16"/>
                <w:szCs w:val="16"/>
              </w:rPr>
              <w:t>90%</w:t>
            </w:r>
          </w:p>
        </w:tc>
        <w:tc>
          <w:tcPr>
            <w:tcW w:w="1620" w:type="dxa"/>
            <w:vAlign w:val="bottom"/>
          </w:tcPr>
          <w:p w14:paraId="1CC7FCF4" w14:textId="49C94A8B" w:rsidR="00673430" w:rsidRPr="009C30F3" w:rsidRDefault="00673430" w:rsidP="00673430">
            <w:pPr>
              <w:rPr>
                <w:rFonts w:ascii="Arial" w:hAnsi="Arial" w:cs="Arial"/>
                <w:sz w:val="16"/>
                <w:szCs w:val="16"/>
              </w:rPr>
            </w:pPr>
            <w:r w:rsidRPr="009C30F3">
              <w:rPr>
                <w:rFonts w:ascii="Arial" w:hAnsi="Arial" w:cs="Arial"/>
                <w:sz w:val="16"/>
                <w:szCs w:val="16"/>
              </w:rPr>
              <w:t>20%</w:t>
            </w:r>
          </w:p>
        </w:tc>
        <w:tc>
          <w:tcPr>
            <w:tcW w:w="990" w:type="dxa"/>
            <w:vAlign w:val="bottom"/>
          </w:tcPr>
          <w:p w14:paraId="38835DF1" w14:textId="67DB5CB9" w:rsidR="00673430" w:rsidRPr="009C30F3" w:rsidRDefault="00673430" w:rsidP="00673430">
            <w:pPr>
              <w:rPr>
                <w:rFonts w:ascii="Arial" w:hAnsi="Arial" w:cs="Arial"/>
                <w:sz w:val="16"/>
                <w:szCs w:val="16"/>
              </w:rPr>
            </w:pPr>
            <w:r w:rsidRPr="009C30F3">
              <w:rPr>
                <w:rFonts w:ascii="Arial" w:hAnsi="Arial" w:cs="Arial"/>
                <w:sz w:val="16"/>
                <w:szCs w:val="16"/>
              </w:rPr>
              <w:t>82%</w:t>
            </w:r>
          </w:p>
        </w:tc>
      </w:tr>
      <w:tr w:rsidR="00673430" w:rsidRPr="009C30F3" w14:paraId="062AC555" w14:textId="22B7AB30" w:rsidTr="00695044">
        <w:tc>
          <w:tcPr>
            <w:tcW w:w="625" w:type="dxa"/>
            <w:shd w:val="clear" w:color="auto" w:fill="E7E6E6" w:themeFill="background2"/>
            <w:vAlign w:val="bottom"/>
          </w:tcPr>
          <w:p w14:paraId="1002CAD9" w14:textId="77777777" w:rsidR="00673430" w:rsidRPr="009C30F3" w:rsidRDefault="00673430" w:rsidP="00673430">
            <w:pPr>
              <w:rPr>
                <w:rFonts w:ascii="Arial" w:hAnsi="Arial" w:cs="Arial"/>
                <w:sz w:val="16"/>
                <w:szCs w:val="16"/>
              </w:rPr>
            </w:pPr>
            <w:r w:rsidRPr="009C30F3">
              <w:rPr>
                <w:rFonts w:ascii="Arial" w:hAnsi="Arial" w:cs="Arial"/>
                <w:sz w:val="16"/>
                <w:szCs w:val="16"/>
              </w:rPr>
              <w:t>41</w:t>
            </w:r>
          </w:p>
        </w:tc>
        <w:tc>
          <w:tcPr>
            <w:tcW w:w="1170" w:type="dxa"/>
            <w:shd w:val="clear" w:color="auto" w:fill="E7E6E6" w:themeFill="background2"/>
            <w:vAlign w:val="bottom"/>
          </w:tcPr>
          <w:p w14:paraId="562C980F" w14:textId="77777777" w:rsidR="00673430" w:rsidRPr="009C30F3" w:rsidRDefault="00673430" w:rsidP="00673430">
            <w:pPr>
              <w:rPr>
                <w:rFonts w:ascii="Arial" w:hAnsi="Arial" w:cs="Arial"/>
                <w:sz w:val="16"/>
                <w:szCs w:val="16"/>
              </w:rPr>
            </w:pPr>
            <w:r w:rsidRPr="009C30F3">
              <w:rPr>
                <w:rFonts w:ascii="Arial" w:hAnsi="Arial" w:cs="Arial"/>
                <w:sz w:val="16"/>
                <w:szCs w:val="16"/>
              </w:rPr>
              <w:t>Epilepsy</w:t>
            </w:r>
          </w:p>
        </w:tc>
        <w:tc>
          <w:tcPr>
            <w:tcW w:w="810" w:type="dxa"/>
            <w:shd w:val="clear" w:color="auto" w:fill="E7E6E6" w:themeFill="background2"/>
            <w:vAlign w:val="bottom"/>
          </w:tcPr>
          <w:p w14:paraId="07D25E41" w14:textId="77777777" w:rsidR="00673430" w:rsidRPr="009C30F3" w:rsidRDefault="00673430" w:rsidP="00673430">
            <w:pPr>
              <w:rPr>
                <w:rFonts w:ascii="Arial" w:hAnsi="Arial" w:cs="Arial"/>
                <w:sz w:val="16"/>
                <w:szCs w:val="16"/>
              </w:rPr>
            </w:pPr>
            <w:r w:rsidRPr="009C30F3">
              <w:rPr>
                <w:rFonts w:ascii="Arial" w:hAnsi="Arial" w:cs="Arial"/>
                <w:sz w:val="16"/>
                <w:szCs w:val="16"/>
              </w:rPr>
              <w:t>4</w:t>
            </w:r>
          </w:p>
        </w:tc>
        <w:tc>
          <w:tcPr>
            <w:tcW w:w="900" w:type="dxa"/>
            <w:shd w:val="clear" w:color="auto" w:fill="E7E6E6" w:themeFill="background2"/>
            <w:vAlign w:val="bottom"/>
          </w:tcPr>
          <w:p w14:paraId="2C769F2F"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1260" w:type="dxa"/>
            <w:shd w:val="clear" w:color="auto" w:fill="E7E6E6" w:themeFill="background2"/>
            <w:vAlign w:val="bottom"/>
          </w:tcPr>
          <w:p w14:paraId="5DC5910F" w14:textId="77777777" w:rsidR="00673430" w:rsidRPr="009C30F3" w:rsidRDefault="00673430" w:rsidP="00673430">
            <w:pPr>
              <w:rPr>
                <w:rFonts w:ascii="Arial" w:hAnsi="Arial" w:cs="Arial"/>
                <w:sz w:val="16"/>
                <w:szCs w:val="16"/>
              </w:rPr>
            </w:pPr>
            <w:r w:rsidRPr="009C30F3">
              <w:rPr>
                <w:rFonts w:ascii="Arial" w:hAnsi="Arial" w:cs="Arial"/>
                <w:sz w:val="16"/>
                <w:szCs w:val="16"/>
              </w:rPr>
              <w:t>53%</w:t>
            </w:r>
          </w:p>
        </w:tc>
        <w:tc>
          <w:tcPr>
            <w:tcW w:w="990" w:type="dxa"/>
            <w:shd w:val="clear" w:color="auto" w:fill="E7E6E6" w:themeFill="background2"/>
            <w:vAlign w:val="bottom"/>
          </w:tcPr>
          <w:p w14:paraId="7F5AD51F" w14:textId="77777777" w:rsidR="00673430" w:rsidRPr="009C30F3" w:rsidRDefault="00673430" w:rsidP="00673430">
            <w:pPr>
              <w:rPr>
                <w:rFonts w:ascii="Arial" w:hAnsi="Arial" w:cs="Arial"/>
                <w:sz w:val="16"/>
                <w:szCs w:val="16"/>
              </w:rPr>
            </w:pPr>
            <w:r w:rsidRPr="009C30F3">
              <w:rPr>
                <w:rFonts w:ascii="Arial" w:hAnsi="Arial" w:cs="Arial"/>
                <w:sz w:val="16"/>
                <w:szCs w:val="16"/>
              </w:rPr>
              <w:t>50%</w:t>
            </w:r>
          </w:p>
        </w:tc>
        <w:tc>
          <w:tcPr>
            <w:tcW w:w="1080" w:type="dxa"/>
            <w:shd w:val="clear" w:color="auto" w:fill="E7E6E6" w:themeFill="background2"/>
          </w:tcPr>
          <w:p w14:paraId="57F3A67F" w14:textId="2650ADAE" w:rsidR="00673430" w:rsidRPr="009C30F3" w:rsidRDefault="00673430" w:rsidP="00673430">
            <w:pPr>
              <w:rPr>
                <w:rFonts w:ascii="Arial" w:hAnsi="Arial" w:cs="Arial"/>
                <w:sz w:val="16"/>
                <w:szCs w:val="16"/>
              </w:rPr>
            </w:pPr>
            <w:r w:rsidRPr="009C30F3">
              <w:rPr>
                <w:rFonts w:ascii="Arial" w:hAnsi="Arial" w:cs="Arial"/>
                <w:sz w:val="16"/>
                <w:szCs w:val="16"/>
              </w:rPr>
              <w:t>50%</w:t>
            </w:r>
          </w:p>
        </w:tc>
        <w:tc>
          <w:tcPr>
            <w:tcW w:w="1620" w:type="dxa"/>
            <w:shd w:val="clear" w:color="auto" w:fill="E7E6E6" w:themeFill="background2"/>
            <w:vAlign w:val="bottom"/>
          </w:tcPr>
          <w:p w14:paraId="5AAEFCF2" w14:textId="38E22D61" w:rsidR="00673430" w:rsidRPr="009C30F3" w:rsidRDefault="00673430" w:rsidP="00673430">
            <w:pPr>
              <w:rPr>
                <w:rFonts w:ascii="Arial" w:hAnsi="Arial" w:cs="Arial"/>
                <w:sz w:val="16"/>
                <w:szCs w:val="16"/>
              </w:rPr>
            </w:pPr>
            <w:r w:rsidRPr="009C30F3">
              <w:rPr>
                <w:rFonts w:ascii="Arial" w:hAnsi="Arial" w:cs="Arial"/>
                <w:sz w:val="16"/>
                <w:szCs w:val="16"/>
              </w:rPr>
              <w:t>30%</w:t>
            </w:r>
          </w:p>
        </w:tc>
        <w:tc>
          <w:tcPr>
            <w:tcW w:w="990" w:type="dxa"/>
            <w:shd w:val="clear" w:color="auto" w:fill="E7E6E6" w:themeFill="background2"/>
            <w:vAlign w:val="bottom"/>
          </w:tcPr>
          <w:p w14:paraId="7B2F1299" w14:textId="65810916" w:rsidR="00673430" w:rsidRPr="009C30F3" w:rsidRDefault="00673430" w:rsidP="00673430">
            <w:pPr>
              <w:rPr>
                <w:rFonts w:ascii="Arial" w:hAnsi="Arial" w:cs="Arial"/>
                <w:sz w:val="16"/>
                <w:szCs w:val="16"/>
              </w:rPr>
            </w:pPr>
            <w:r w:rsidRPr="009C30F3">
              <w:rPr>
                <w:rFonts w:ascii="Arial" w:hAnsi="Arial" w:cs="Arial"/>
                <w:sz w:val="16"/>
                <w:szCs w:val="16"/>
              </w:rPr>
              <w:t>48%</w:t>
            </w:r>
          </w:p>
        </w:tc>
      </w:tr>
      <w:tr w:rsidR="00673430" w:rsidRPr="009C30F3" w14:paraId="3A0A049C" w14:textId="57E96055" w:rsidTr="00695044">
        <w:tc>
          <w:tcPr>
            <w:tcW w:w="625" w:type="dxa"/>
            <w:vAlign w:val="bottom"/>
          </w:tcPr>
          <w:p w14:paraId="31E0F332" w14:textId="77777777" w:rsidR="00673430" w:rsidRPr="009C30F3" w:rsidRDefault="00673430" w:rsidP="00673430">
            <w:pPr>
              <w:rPr>
                <w:rFonts w:ascii="Arial" w:hAnsi="Arial" w:cs="Arial"/>
                <w:sz w:val="16"/>
                <w:szCs w:val="16"/>
              </w:rPr>
            </w:pPr>
            <w:r w:rsidRPr="009C30F3">
              <w:rPr>
                <w:rFonts w:ascii="Arial" w:hAnsi="Arial" w:cs="Arial"/>
                <w:sz w:val="16"/>
                <w:szCs w:val="16"/>
              </w:rPr>
              <w:t>42</w:t>
            </w:r>
          </w:p>
        </w:tc>
        <w:tc>
          <w:tcPr>
            <w:tcW w:w="1170" w:type="dxa"/>
            <w:vAlign w:val="bottom"/>
          </w:tcPr>
          <w:p w14:paraId="1DDE8A2D"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7D679EFC" w14:textId="77777777" w:rsidR="00673430" w:rsidRPr="009C30F3" w:rsidRDefault="00673430" w:rsidP="00673430">
            <w:pPr>
              <w:rPr>
                <w:rFonts w:ascii="Arial" w:hAnsi="Arial" w:cs="Arial"/>
                <w:sz w:val="16"/>
                <w:szCs w:val="16"/>
              </w:rPr>
            </w:pPr>
            <w:r w:rsidRPr="009C30F3">
              <w:rPr>
                <w:rFonts w:ascii="Arial" w:hAnsi="Arial" w:cs="Arial"/>
                <w:sz w:val="16"/>
                <w:szCs w:val="16"/>
              </w:rPr>
              <w:t>1</w:t>
            </w:r>
          </w:p>
        </w:tc>
        <w:tc>
          <w:tcPr>
            <w:tcW w:w="900" w:type="dxa"/>
            <w:vAlign w:val="bottom"/>
          </w:tcPr>
          <w:p w14:paraId="0B4B240F"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1260" w:type="dxa"/>
            <w:vAlign w:val="bottom"/>
          </w:tcPr>
          <w:p w14:paraId="5CB30653" w14:textId="77777777" w:rsidR="00673430" w:rsidRPr="009C30F3" w:rsidRDefault="00673430" w:rsidP="00673430">
            <w:pPr>
              <w:rPr>
                <w:rFonts w:ascii="Arial" w:hAnsi="Arial" w:cs="Arial"/>
                <w:sz w:val="16"/>
                <w:szCs w:val="16"/>
              </w:rPr>
            </w:pPr>
            <w:r w:rsidRPr="009C30F3">
              <w:rPr>
                <w:rFonts w:ascii="Arial" w:hAnsi="Arial" w:cs="Arial"/>
                <w:sz w:val="16"/>
                <w:szCs w:val="16"/>
              </w:rPr>
              <w:t>45%</w:t>
            </w:r>
          </w:p>
        </w:tc>
        <w:tc>
          <w:tcPr>
            <w:tcW w:w="990" w:type="dxa"/>
            <w:vAlign w:val="bottom"/>
          </w:tcPr>
          <w:p w14:paraId="5B0684CE" w14:textId="77777777" w:rsidR="00673430" w:rsidRPr="009C30F3" w:rsidRDefault="00673430" w:rsidP="00673430">
            <w:pPr>
              <w:rPr>
                <w:rFonts w:ascii="Arial" w:hAnsi="Arial" w:cs="Arial"/>
                <w:sz w:val="16"/>
                <w:szCs w:val="16"/>
              </w:rPr>
            </w:pPr>
            <w:r w:rsidRPr="009C30F3">
              <w:rPr>
                <w:rFonts w:ascii="Arial" w:hAnsi="Arial" w:cs="Arial"/>
                <w:sz w:val="16"/>
                <w:szCs w:val="16"/>
              </w:rPr>
              <w:t>100%</w:t>
            </w:r>
          </w:p>
        </w:tc>
        <w:tc>
          <w:tcPr>
            <w:tcW w:w="1080" w:type="dxa"/>
          </w:tcPr>
          <w:p w14:paraId="7DC2DC10" w14:textId="75274CC6" w:rsidR="00673430" w:rsidRPr="009C30F3" w:rsidRDefault="00673430" w:rsidP="00673430">
            <w:pPr>
              <w:rPr>
                <w:rFonts w:ascii="Arial" w:hAnsi="Arial" w:cs="Arial"/>
                <w:sz w:val="16"/>
                <w:szCs w:val="16"/>
              </w:rPr>
            </w:pPr>
            <w:r w:rsidRPr="009C30F3">
              <w:rPr>
                <w:rFonts w:ascii="Arial" w:hAnsi="Arial" w:cs="Arial"/>
                <w:sz w:val="16"/>
                <w:szCs w:val="16"/>
              </w:rPr>
              <w:t>100%</w:t>
            </w:r>
          </w:p>
        </w:tc>
        <w:tc>
          <w:tcPr>
            <w:tcW w:w="1620" w:type="dxa"/>
            <w:vAlign w:val="bottom"/>
          </w:tcPr>
          <w:p w14:paraId="2421A6D5" w14:textId="3947422F" w:rsidR="00673430" w:rsidRPr="009C30F3" w:rsidRDefault="00673430" w:rsidP="00673430">
            <w:pPr>
              <w:rPr>
                <w:rFonts w:ascii="Arial" w:hAnsi="Arial" w:cs="Arial"/>
                <w:sz w:val="16"/>
                <w:szCs w:val="16"/>
              </w:rPr>
            </w:pPr>
            <w:r w:rsidRPr="009C30F3">
              <w:rPr>
                <w:rFonts w:ascii="Arial" w:hAnsi="Arial" w:cs="Arial"/>
                <w:sz w:val="16"/>
                <w:szCs w:val="16"/>
              </w:rPr>
              <w:t>0%</w:t>
            </w:r>
          </w:p>
        </w:tc>
        <w:tc>
          <w:tcPr>
            <w:tcW w:w="990" w:type="dxa"/>
            <w:vAlign w:val="bottom"/>
          </w:tcPr>
          <w:p w14:paraId="2F21742C" w14:textId="22466FB4" w:rsidR="00673430" w:rsidRPr="009C30F3" w:rsidRDefault="00673430" w:rsidP="00673430">
            <w:pPr>
              <w:rPr>
                <w:rFonts w:ascii="Arial" w:hAnsi="Arial" w:cs="Arial"/>
                <w:sz w:val="16"/>
                <w:szCs w:val="16"/>
              </w:rPr>
            </w:pPr>
            <w:r w:rsidRPr="009C30F3">
              <w:rPr>
                <w:rFonts w:ascii="Arial" w:hAnsi="Arial" w:cs="Arial"/>
                <w:sz w:val="16"/>
                <w:szCs w:val="16"/>
              </w:rPr>
              <w:t>100%</w:t>
            </w:r>
          </w:p>
        </w:tc>
      </w:tr>
      <w:tr w:rsidR="00673430" w:rsidRPr="009C30F3" w14:paraId="564D1011" w14:textId="317286EA" w:rsidTr="00695044">
        <w:tc>
          <w:tcPr>
            <w:tcW w:w="625" w:type="dxa"/>
            <w:vAlign w:val="bottom"/>
          </w:tcPr>
          <w:p w14:paraId="2D5F963C" w14:textId="77777777" w:rsidR="00673430" w:rsidRPr="009C30F3" w:rsidRDefault="00673430" w:rsidP="00673430">
            <w:pPr>
              <w:rPr>
                <w:rFonts w:ascii="Arial" w:hAnsi="Arial" w:cs="Arial"/>
                <w:sz w:val="16"/>
                <w:szCs w:val="16"/>
              </w:rPr>
            </w:pPr>
            <w:r w:rsidRPr="009C30F3">
              <w:rPr>
                <w:rFonts w:ascii="Arial" w:hAnsi="Arial" w:cs="Arial"/>
                <w:sz w:val="16"/>
                <w:szCs w:val="16"/>
              </w:rPr>
              <w:t>43</w:t>
            </w:r>
          </w:p>
        </w:tc>
        <w:tc>
          <w:tcPr>
            <w:tcW w:w="1170" w:type="dxa"/>
            <w:vAlign w:val="bottom"/>
          </w:tcPr>
          <w:p w14:paraId="4713532A"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4B6A4427"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900" w:type="dxa"/>
            <w:vAlign w:val="bottom"/>
          </w:tcPr>
          <w:p w14:paraId="46C57A76"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20F7E918" w14:textId="77777777" w:rsidR="00673430" w:rsidRPr="009C30F3" w:rsidRDefault="00673430" w:rsidP="00673430">
            <w:pPr>
              <w:rPr>
                <w:rFonts w:ascii="Arial" w:hAnsi="Arial" w:cs="Arial"/>
                <w:sz w:val="16"/>
                <w:szCs w:val="16"/>
              </w:rPr>
            </w:pPr>
            <w:r w:rsidRPr="009C30F3">
              <w:rPr>
                <w:rFonts w:ascii="Arial" w:hAnsi="Arial" w:cs="Arial"/>
                <w:sz w:val="16"/>
                <w:szCs w:val="16"/>
              </w:rPr>
              <w:t>48%</w:t>
            </w:r>
          </w:p>
        </w:tc>
        <w:tc>
          <w:tcPr>
            <w:tcW w:w="990" w:type="dxa"/>
            <w:vAlign w:val="bottom"/>
          </w:tcPr>
          <w:p w14:paraId="61B60A98" w14:textId="77777777" w:rsidR="00673430" w:rsidRPr="009C30F3" w:rsidRDefault="00673430" w:rsidP="00673430">
            <w:pPr>
              <w:rPr>
                <w:rFonts w:ascii="Arial" w:hAnsi="Arial" w:cs="Arial"/>
                <w:sz w:val="16"/>
                <w:szCs w:val="16"/>
              </w:rPr>
            </w:pPr>
            <w:r w:rsidRPr="009C30F3">
              <w:rPr>
                <w:rFonts w:ascii="Arial" w:hAnsi="Arial" w:cs="Arial"/>
                <w:sz w:val="16"/>
                <w:szCs w:val="16"/>
              </w:rPr>
              <w:t>85%</w:t>
            </w:r>
          </w:p>
        </w:tc>
        <w:tc>
          <w:tcPr>
            <w:tcW w:w="1080" w:type="dxa"/>
          </w:tcPr>
          <w:p w14:paraId="768A9CC1" w14:textId="018166CE" w:rsidR="00673430" w:rsidRPr="009C30F3" w:rsidRDefault="00673430" w:rsidP="00673430">
            <w:pPr>
              <w:rPr>
                <w:rFonts w:ascii="Arial" w:hAnsi="Arial" w:cs="Arial"/>
                <w:sz w:val="16"/>
                <w:szCs w:val="16"/>
              </w:rPr>
            </w:pPr>
            <w:r w:rsidRPr="009C30F3">
              <w:rPr>
                <w:rFonts w:ascii="Arial" w:hAnsi="Arial" w:cs="Arial"/>
                <w:sz w:val="16"/>
                <w:szCs w:val="16"/>
              </w:rPr>
              <w:t>85%</w:t>
            </w:r>
          </w:p>
        </w:tc>
        <w:tc>
          <w:tcPr>
            <w:tcW w:w="1620" w:type="dxa"/>
            <w:vAlign w:val="bottom"/>
          </w:tcPr>
          <w:p w14:paraId="1FC150FF" w14:textId="37814D98" w:rsidR="00673430" w:rsidRPr="009C30F3" w:rsidRDefault="00673430" w:rsidP="00673430">
            <w:pPr>
              <w:rPr>
                <w:rFonts w:ascii="Arial" w:hAnsi="Arial" w:cs="Arial"/>
                <w:sz w:val="16"/>
                <w:szCs w:val="16"/>
              </w:rPr>
            </w:pPr>
            <w:r w:rsidRPr="009C30F3">
              <w:rPr>
                <w:rFonts w:ascii="Arial" w:hAnsi="Arial" w:cs="Arial"/>
                <w:sz w:val="16"/>
                <w:szCs w:val="16"/>
              </w:rPr>
              <w:t>20%</w:t>
            </w:r>
          </w:p>
        </w:tc>
        <w:tc>
          <w:tcPr>
            <w:tcW w:w="990" w:type="dxa"/>
            <w:vAlign w:val="bottom"/>
          </w:tcPr>
          <w:p w14:paraId="11AE8B10" w14:textId="033816A6" w:rsidR="00673430" w:rsidRPr="009C30F3" w:rsidRDefault="00673430" w:rsidP="00673430">
            <w:pPr>
              <w:rPr>
                <w:rFonts w:ascii="Arial" w:hAnsi="Arial" w:cs="Arial"/>
                <w:sz w:val="16"/>
                <w:szCs w:val="16"/>
              </w:rPr>
            </w:pPr>
            <w:r w:rsidRPr="009C30F3">
              <w:rPr>
                <w:rFonts w:ascii="Arial" w:hAnsi="Arial" w:cs="Arial"/>
                <w:sz w:val="16"/>
                <w:szCs w:val="16"/>
              </w:rPr>
              <w:t>74%</w:t>
            </w:r>
          </w:p>
        </w:tc>
      </w:tr>
      <w:tr w:rsidR="00673430" w:rsidRPr="009C30F3" w14:paraId="00E48B6E" w14:textId="7019A64C" w:rsidTr="00695044">
        <w:tc>
          <w:tcPr>
            <w:tcW w:w="625" w:type="dxa"/>
            <w:vAlign w:val="bottom"/>
          </w:tcPr>
          <w:p w14:paraId="656E3650" w14:textId="77777777" w:rsidR="00673430" w:rsidRPr="009C30F3" w:rsidRDefault="00673430" w:rsidP="00673430">
            <w:pPr>
              <w:rPr>
                <w:rFonts w:ascii="Arial" w:hAnsi="Arial" w:cs="Arial"/>
                <w:sz w:val="16"/>
                <w:szCs w:val="16"/>
              </w:rPr>
            </w:pPr>
            <w:r w:rsidRPr="009C30F3">
              <w:rPr>
                <w:rFonts w:ascii="Arial" w:hAnsi="Arial" w:cs="Arial"/>
                <w:sz w:val="16"/>
                <w:szCs w:val="16"/>
              </w:rPr>
              <w:t>44</w:t>
            </w:r>
          </w:p>
        </w:tc>
        <w:tc>
          <w:tcPr>
            <w:tcW w:w="1170" w:type="dxa"/>
            <w:vAlign w:val="bottom"/>
          </w:tcPr>
          <w:p w14:paraId="5026889B"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71539193" w14:textId="77777777" w:rsidR="00673430" w:rsidRPr="009C30F3" w:rsidRDefault="00673430" w:rsidP="00673430">
            <w:pPr>
              <w:rPr>
                <w:rFonts w:ascii="Arial" w:hAnsi="Arial" w:cs="Arial"/>
                <w:sz w:val="16"/>
                <w:szCs w:val="16"/>
              </w:rPr>
            </w:pPr>
            <w:r w:rsidRPr="009C30F3">
              <w:rPr>
                <w:rFonts w:ascii="Arial" w:hAnsi="Arial" w:cs="Arial"/>
                <w:sz w:val="16"/>
                <w:szCs w:val="16"/>
              </w:rPr>
              <w:t>4</w:t>
            </w:r>
          </w:p>
        </w:tc>
        <w:tc>
          <w:tcPr>
            <w:tcW w:w="900" w:type="dxa"/>
            <w:vAlign w:val="bottom"/>
          </w:tcPr>
          <w:p w14:paraId="2E04AA7E"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040D6172" w14:textId="77777777" w:rsidR="00673430" w:rsidRPr="009C30F3" w:rsidRDefault="00673430" w:rsidP="00673430">
            <w:pPr>
              <w:rPr>
                <w:rFonts w:ascii="Arial" w:hAnsi="Arial" w:cs="Arial"/>
                <w:sz w:val="16"/>
                <w:szCs w:val="16"/>
              </w:rPr>
            </w:pPr>
            <w:r w:rsidRPr="009C30F3">
              <w:rPr>
                <w:rFonts w:ascii="Arial" w:hAnsi="Arial" w:cs="Arial"/>
                <w:sz w:val="16"/>
                <w:szCs w:val="16"/>
              </w:rPr>
              <w:t>83%</w:t>
            </w:r>
          </w:p>
        </w:tc>
        <w:tc>
          <w:tcPr>
            <w:tcW w:w="990" w:type="dxa"/>
            <w:vAlign w:val="bottom"/>
          </w:tcPr>
          <w:p w14:paraId="105FF256" w14:textId="77777777" w:rsidR="00673430" w:rsidRPr="009C30F3" w:rsidRDefault="00673430" w:rsidP="00673430">
            <w:pPr>
              <w:rPr>
                <w:rFonts w:ascii="Arial" w:hAnsi="Arial" w:cs="Arial"/>
                <w:sz w:val="16"/>
                <w:szCs w:val="16"/>
              </w:rPr>
            </w:pPr>
            <w:r w:rsidRPr="009C30F3">
              <w:rPr>
                <w:rFonts w:ascii="Arial" w:hAnsi="Arial" w:cs="Arial"/>
                <w:sz w:val="16"/>
                <w:szCs w:val="16"/>
              </w:rPr>
              <w:t>90%</w:t>
            </w:r>
          </w:p>
        </w:tc>
        <w:tc>
          <w:tcPr>
            <w:tcW w:w="1080" w:type="dxa"/>
          </w:tcPr>
          <w:p w14:paraId="7A7C79B6" w14:textId="42D06B1D" w:rsidR="00673430" w:rsidRPr="009C30F3" w:rsidRDefault="00673430" w:rsidP="00673430">
            <w:pPr>
              <w:rPr>
                <w:rFonts w:ascii="Arial" w:hAnsi="Arial" w:cs="Arial"/>
                <w:sz w:val="16"/>
                <w:szCs w:val="16"/>
              </w:rPr>
            </w:pPr>
            <w:r w:rsidRPr="009C30F3">
              <w:rPr>
                <w:rFonts w:ascii="Arial" w:hAnsi="Arial" w:cs="Arial"/>
                <w:sz w:val="16"/>
                <w:szCs w:val="16"/>
              </w:rPr>
              <w:t>90%</w:t>
            </w:r>
          </w:p>
        </w:tc>
        <w:tc>
          <w:tcPr>
            <w:tcW w:w="1620" w:type="dxa"/>
            <w:vAlign w:val="bottom"/>
          </w:tcPr>
          <w:p w14:paraId="4BE08F41" w14:textId="3EAC7E77" w:rsidR="00673430" w:rsidRPr="009C30F3" w:rsidRDefault="00673430" w:rsidP="00673430">
            <w:pPr>
              <w:rPr>
                <w:rFonts w:ascii="Arial" w:hAnsi="Arial" w:cs="Arial"/>
                <w:sz w:val="16"/>
                <w:szCs w:val="16"/>
              </w:rPr>
            </w:pPr>
            <w:r w:rsidRPr="009C30F3">
              <w:rPr>
                <w:rFonts w:ascii="Arial" w:hAnsi="Arial" w:cs="Arial"/>
                <w:sz w:val="16"/>
                <w:szCs w:val="16"/>
              </w:rPr>
              <w:t>10%</w:t>
            </w:r>
          </w:p>
        </w:tc>
        <w:tc>
          <w:tcPr>
            <w:tcW w:w="990" w:type="dxa"/>
            <w:vAlign w:val="bottom"/>
          </w:tcPr>
          <w:p w14:paraId="230DA85F" w14:textId="19C99202" w:rsidR="00673430" w:rsidRPr="009C30F3" w:rsidRDefault="00673430" w:rsidP="00673430">
            <w:pPr>
              <w:rPr>
                <w:rFonts w:ascii="Arial" w:hAnsi="Arial" w:cs="Arial"/>
                <w:sz w:val="16"/>
                <w:szCs w:val="16"/>
              </w:rPr>
            </w:pPr>
            <w:r w:rsidRPr="009C30F3">
              <w:rPr>
                <w:rFonts w:ascii="Arial" w:hAnsi="Arial" w:cs="Arial"/>
                <w:sz w:val="16"/>
                <w:szCs w:val="16"/>
              </w:rPr>
              <w:t>82%</w:t>
            </w:r>
          </w:p>
        </w:tc>
      </w:tr>
      <w:tr w:rsidR="00673430" w:rsidRPr="009C30F3" w14:paraId="02C15F70" w14:textId="5E011A9A" w:rsidTr="00695044">
        <w:tc>
          <w:tcPr>
            <w:tcW w:w="625" w:type="dxa"/>
            <w:vAlign w:val="bottom"/>
          </w:tcPr>
          <w:p w14:paraId="5AC5B421" w14:textId="77777777" w:rsidR="00673430" w:rsidRPr="009C30F3" w:rsidRDefault="00673430" w:rsidP="00673430">
            <w:pPr>
              <w:rPr>
                <w:rFonts w:ascii="Arial" w:hAnsi="Arial" w:cs="Arial"/>
                <w:sz w:val="16"/>
                <w:szCs w:val="16"/>
              </w:rPr>
            </w:pPr>
            <w:r w:rsidRPr="009C30F3">
              <w:rPr>
                <w:rFonts w:ascii="Arial" w:hAnsi="Arial" w:cs="Arial"/>
                <w:sz w:val="16"/>
                <w:szCs w:val="16"/>
              </w:rPr>
              <w:t>45</w:t>
            </w:r>
          </w:p>
        </w:tc>
        <w:tc>
          <w:tcPr>
            <w:tcW w:w="1170" w:type="dxa"/>
            <w:vAlign w:val="bottom"/>
          </w:tcPr>
          <w:p w14:paraId="6D9C4687"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1F4AADF8" w14:textId="77777777" w:rsidR="00673430" w:rsidRPr="009C30F3" w:rsidRDefault="00673430" w:rsidP="00673430">
            <w:pPr>
              <w:rPr>
                <w:rFonts w:ascii="Arial" w:hAnsi="Arial" w:cs="Arial"/>
                <w:sz w:val="16"/>
                <w:szCs w:val="16"/>
              </w:rPr>
            </w:pPr>
            <w:r w:rsidRPr="009C30F3">
              <w:rPr>
                <w:rFonts w:ascii="Arial" w:hAnsi="Arial" w:cs="Arial"/>
                <w:sz w:val="16"/>
                <w:szCs w:val="16"/>
              </w:rPr>
              <w:t>4</w:t>
            </w:r>
          </w:p>
        </w:tc>
        <w:tc>
          <w:tcPr>
            <w:tcW w:w="900" w:type="dxa"/>
            <w:vAlign w:val="bottom"/>
          </w:tcPr>
          <w:p w14:paraId="0F00BF6A"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2ABC0174" w14:textId="77777777" w:rsidR="00673430" w:rsidRPr="009C30F3" w:rsidRDefault="00673430" w:rsidP="00673430">
            <w:pPr>
              <w:rPr>
                <w:rFonts w:ascii="Arial" w:hAnsi="Arial" w:cs="Arial"/>
                <w:sz w:val="16"/>
                <w:szCs w:val="16"/>
              </w:rPr>
            </w:pPr>
            <w:r w:rsidRPr="009C30F3">
              <w:rPr>
                <w:rFonts w:ascii="Arial" w:hAnsi="Arial" w:cs="Arial"/>
                <w:sz w:val="16"/>
                <w:szCs w:val="16"/>
              </w:rPr>
              <w:t>88%</w:t>
            </w:r>
          </w:p>
        </w:tc>
        <w:tc>
          <w:tcPr>
            <w:tcW w:w="990" w:type="dxa"/>
            <w:vAlign w:val="bottom"/>
          </w:tcPr>
          <w:p w14:paraId="09907E9C" w14:textId="77777777" w:rsidR="00673430" w:rsidRPr="009C30F3" w:rsidRDefault="00673430" w:rsidP="00673430">
            <w:pPr>
              <w:rPr>
                <w:rFonts w:ascii="Arial" w:hAnsi="Arial" w:cs="Arial"/>
                <w:sz w:val="16"/>
                <w:szCs w:val="16"/>
              </w:rPr>
            </w:pPr>
            <w:r w:rsidRPr="009C30F3">
              <w:rPr>
                <w:rFonts w:ascii="Arial" w:hAnsi="Arial" w:cs="Arial"/>
                <w:sz w:val="16"/>
                <w:szCs w:val="16"/>
              </w:rPr>
              <w:t>73%</w:t>
            </w:r>
          </w:p>
        </w:tc>
        <w:tc>
          <w:tcPr>
            <w:tcW w:w="1080" w:type="dxa"/>
          </w:tcPr>
          <w:p w14:paraId="4B76673A" w14:textId="29046F0E" w:rsidR="00673430" w:rsidRPr="009C30F3" w:rsidRDefault="00673430" w:rsidP="00673430">
            <w:pPr>
              <w:rPr>
                <w:rFonts w:ascii="Arial" w:hAnsi="Arial" w:cs="Arial"/>
                <w:sz w:val="16"/>
                <w:szCs w:val="16"/>
              </w:rPr>
            </w:pPr>
            <w:r w:rsidRPr="009C30F3">
              <w:rPr>
                <w:rFonts w:ascii="Arial" w:hAnsi="Arial" w:cs="Arial"/>
                <w:sz w:val="16"/>
                <w:szCs w:val="16"/>
              </w:rPr>
              <w:t>73%</w:t>
            </w:r>
          </w:p>
        </w:tc>
        <w:tc>
          <w:tcPr>
            <w:tcW w:w="1620" w:type="dxa"/>
            <w:vAlign w:val="bottom"/>
          </w:tcPr>
          <w:p w14:paraId="0755D462" w14:textId="14563D32" w:rsidR="00673430" w:rsidRPr="009C30F3" w:rsidRDefault="00673430" w:rsidP="00673430">
            <w:pPr>
              <w:rPr>
                <w:rFonts w:ascii="Arial" w:hAnsi="Arial" w:cs="Arial"/>
                <w:sz w:val="16"/>
                <w:szCs w:val="16"/>
              </w:rPr>
            </w:pPr>
            <w:r w:rsidRPr="009C30F3">
              <w:rPr>
                <w:rFonts w:ascii="Arial" w:hAnsi="Arial" w:cs="Arial"/>
                <w:sz w:val="16"/>
                <w:szCs w:val="16"/>
              </w:rPr>
              <w:t>25%</w:t>
            </w:r>
          </w:p>
        </w:tc>
        <w:tc>
          <w:tcPr>
            <w:tcW w:w="990" w:type="dxa"/>
            <w:vAlign w:val="bottom"/>
          </w:tcPr>
          <w:p w14:paraId="6B667AD5" w14:textId="64F316F1" w:rsidR="00673430" w:rsidRPr="009C30F3" w:rsidRDefault="00673430" w:rsidP="00673430">
            <w:pPr>
              <w:rPr>
                <w:rFonts w:ascii="Arial" w:hAnsi="Arial" w:cs="Arial"/>
                <w:sz w:val="16"/>
                <w:szCs w:val="16"/>
              </w:rPr>
            </w:pPr>
            <w:r w:rsidRPr="009C30F3">
              <w:rPr>
                <w:rFonts w:ascii="Arial" w:hAnsi="Arial" w:cs="Arial"/>
                <w:sz w:val="16"/>
                <w:szCs w:val="16"/>
              </w:rPr>
              <w:t>58%</w:t>
            </w:r>
          </w:p>
        </w:tc>
      </w:tr>
      <w:tr w:rsidR="00673430" w:rsidRPr="009C30F3" w14:paraId="383824FA" w14:textId="55832501" w:rsidTr="00695044">
        <w:tc>
          <w:tcPr>
            <w:tcW w:w="625" w:type="dxa"/>
            <w:vAlign w:val="bottom"/>
          </w:tcPr>
          <w:p w14:paraId="4F770921" w14:textId="77777777" w:rsidR="00673430" w:rsidRPr="009C30F3" w:rsidRDefault="00673430" w:rsidP="00673430">
            <w:pPr>
              <w:rPr>
                <w:rFonts w:ascii="Arial" w:hAnsi="Arial" w:cs="Arial"/>
                <w:sz w:val="16"/>
                <w:szCs w:val="16"/>
              </w:rPr>
            </w:pPr>
            <w:r w:rsidRPr="009C30F3">
              <w:rPr>
                <w:rFonts w:ascii="Arial" w:hAnsi="Arial" w:cs="Arial"/>
                <w:sz w:val="16"/>
                <w:szCs w:val="16"/>
              </w:rPr>
              <w:t>46</w:t>
            </w:r>
          </w:p>
        </w:tc>
        <w:tc>
          <w:tcPr>
            <w:tcW w:w="1170" w:type="dxa"/>
            <w:vAlign w:val="bottom"/>
          </w:tcPr>
          <w:p w14:paraId="24A60EBC"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11900151"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900" w:type="dxa"/>
            <w:vAlign w:val="bottom"/>
          </w:tcPr>
          <w:p w14:paraId="5C8F2AAF"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7B65667E" w14:textId="77777777" w:rsidR="00673430" w:rsidRPr="009C30F3" w:rsidRDefault="00673430" w:rsidP="00673430">
            <w:pPr>
              <w:rPr>
                <w:rFonts w:ascii="Arial" w:hAnsi="Arial" w:cs="Arial"/>
                <w:sz w:val="16"/>
                <w:szCs w:val="16"/>
              </w:rPr>
            </w:pPr>
            <w:r w:rsidRPr="009C30F3">
              <w:rPr>
                <w:rFonts w:ascii="Arial" w:hAnsi="Arial" w:cs="Arial"/>
                <w:sz w:val="16"/>
                <w:szCs w:val="16"/>
              </w:rPr>
              <w:t>75%</w:t>
            </w:r>
          </w:p>
        </w:tc>
        <w:tc>
          <w:tcPr>
            <w:tcW w:w="990" w:type="dxa"/>
            <w:vAlign w:val="bottom"/>
          </w:tcPr>
          <w:p w14:paraId="7C19F7B1" w14:textId="77777777" w:rsidR="00673430" w:rsidRPr="009C30F3" w:rsidRDefault="00673430" w:rsidP="00673430">
            <w:pPr>
              <w:rPr>
                <w:rFonts w:ascii="Arial" w:hAnsi="Arial" w:cs="Arial"/>
                <w:sz w:val="16"/>
                <w:szCs w:val="16"/>
              </w:rPr>
            </w:pPr>
            <w:r w:rsidRPr="009C30F3">
              <w:rPr>
                <w:rFonts w:ascii="Arial" w:hAnsi="Arial" w:cs="Arial"/>
                <w:sz w:val="16"/>
                <w:szCs w:val="16"/>
              </w:rPr>
              <w:t>60%</w:t>
            </w:r>
          </w:p>
        </w:tc>
        <w:tc>
          <w:tcPr>
            <w:tcW w:w="1080" w:type="dxa"/>
          </w:tcPr>
          <w:p w14:paraId="293E4946" w14:textId="70D35F78" w:rsidR="00673430" w:rsidRPr="009C30F3" w:rsidRDefault="00673430" w:rsidP="00673430">
            <w:pPr>
              <w:rPr>
                <w:rFonts w:ascii="Arial" w:hAnsi="Arial" w:cs="Arial"/>
                <w:sz w:val="16"/>
                <w:szCs w:val="16"/>
              </w:rPr>
            </w:pPr>
            <w:r w:rsidRPr="009C30F3">
              <w:rPr>
                <w:rFonts w:ascii="Arial" w:hAnsi="Arial" w:cs="Arial"/>
                <w:sz w:val="16"/>
                <w:szCs w:val="16"/>
              </w:rPr>
              <w:t>60%</w:t>
            </w:r>
          </w:p>
        </w:tc>
        <w:tc>
          <w:tcPr>
            <w:tcW w:w="1620" w:type="dxa"/>
            <w:vAlign w:val="bottom"/>
          </w:tcPr>
          <w:p w14:paraId="0B402E2D" w14:textId="18630187" w:rsidR="00673430" w:rsidRPr="009C30F3" w:rsidRDefault="00673430" w:rsidP="00673430">
            <w:pPr>
              <w:rPr>
                <w:rFonts w:ascii="Arial" w:hAnsi="Arial" w:cs="Arial"/>
                <w:sz w:val="16"/>
                <w:szCs w:val="16"/>
              </w:rPr>
            </w:pPr>
            <w:r w:rsidRPr="009C30F3">
              <w:rPr>
                <w:rFonts w:ascii="Arial" w:hAnsi="Arial" w:cs="Arial"/>
                <w:sz w:val="16"/>
                <w:szCs w:val="16"/>
              </w:rPr>
              <w:t>10%</w:t>
            </w:r>
          </w:p>
        </w:tc>
        <w:tc>
          <w:tcPr>
            <w:tcW w:w="990" w:type="dxa"/>
            <w:vAlign w:val="bottom"/>
          </w:tcPr>
          <w:p w14:paraId="232F794C" w14:textId="5CC3FF94" w:rsidR="00673430" w:rsidRPr="009C30F3" w:rsidRDefault="00673430" w:rsidP="00673430">
            <w:pPr>
              <w:rPr>
                <w:rFonts w:ascii="Arial" w:hAnsi="Arial" w:cs="Arial"/>
                <w:sz w:val="16"/>
                <w:szCs w:val="16"/>
              </w:rPr>
            </w:pPr>
            <w:r w:rsidRPr="009C30F3">
              <w:rPr>
                <w:rFonts w:ascii="Arial" w:hAnsi="Arial" w:cs="Arial"/>
                <w:sz w:val="16"/>
                <w:szCs w:val="16"/>
              </w:rPr>
              <w:t>50%</w:t>
            </w:r>
          </w:p>
        </w:tc>
      </w:tr>
      <w:tr w:rsidR="00673430" w:rsidRPr="009C30F3" w14:paraId="7286BBCE" w14:textId="6F4D1B98" w:rsidTr="00695044">
        <w:tc>
          <w:tcPr>
            <w:tcW w:w="625" w:type="dxa"/>
            <w:vAlign w:val="bottom"/>
          </w:tcPr>
          <w:p w14:paraId="5CEF603D" w14:textId="77777777" w:rsidR="00673430" w:rsidRPr="009C30F3" w:rsidRDefault="00673430" w:rsidP="00673430">
            <w:pPr>
              <w:rPr>
                <w:rFonts w:ascii="Arial" w:hAnsi="Arial" w:cs="Arial"/>
                <w:sz w:val="16"/>
                <w:szCs w:val="16"/>
              </w:rPr>
            </w:pPr>
            <w:r w:rsidRPr="009C30F3">
              <w:rPr>
                <w:rFonts w:ascii="Arial" w:hAnsi="Arial" w:cs="Arial"/>
                <w:sz w:val="16"/>
                <w:szCs w:val="16"/>
              </w:rPr>
              <w:t>47</w:t>
            </w:r>
          </w:p>
        </w:tc>
        <w:tc>
          <w:tcPr>
            <w:tcW w:w="1170" w:type="dxa"/>
            <w:vAlign w:val="bottom"/>
          </w:tcPr>
          <w:p w14:paraId="664BE0B2"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07F7F305"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900" w:type="dxa"/>
            <w:vAlign w:val="bottom"/>
          </w:tcPr>
          <w:p w14:paraId="4E32BEF0"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0BD3D8E7" w14:textId="77777777" w:rsidR="00673430" w:rsidRPr="009C30F3" w:rsidRDefault="00673430" w:rsidP="00673430">
            <w:pPr>
              <w:rPr>
                <w:rFonts w:ascii="Arial" w:hAnsi="Arial" w:cs="Arial"/>
                <w:sz w:val="16"/>
                <w:szCs w:val="16"/>
              </w:rPr>
            </w:pPr>
            <w:r w:rsidRPr="009C30F3">
              <w:rPr>
                <w:rFonts w:ascii="Arial" w:hAnsi="Arial" w:cs="Arial"/>
                <w:sz w:val="16"/>
                <w:szCs w:val="16"/>
              </w:rPr>
              <w:t>50%</w:t>
            </w:r>
          </w:p>
        </w:tc>
        <w:tc>
          <w:tcPr>
            <w:tcW w:w="990" w:type="dxa"/>
            <w:vAlign w:val="bottom"/>
          </w:tcPr>
          <w:p w14:paraId="5934D5FB" w14:textId="77777777" w:rsidR="00673430" w:rsidRPr="009C30F3" w:rsidRDefault="00673430" w:rsidP="00673430">
            <w:pPr>
              <w:rPr>
                <w:rFonts w:ascii="Arial" w:hAnsi="Arial" w:cs="Arial"/>
                <w:sz w:val="16"/>
                <w:szCs w:val="16"/>
              </w:rPr>
            </w:pPr>
            <w:r w:rsidRPr="009C30F3">
              <w:rPr>
                <w:rFonts w:ascii="Arial" w:hAnsi="Arial" w:cs="Arial"/>
                <w:sz w:val="16"/>
                <w:szCs w:val="16"/>
              </w:rPr>
              <w:t>95%</w:t>
            </w:r>
          </w:p>
        </w:tc>
        <w:tc>
          <w:tcPr>
            <w:tcW w:w="1080" w:type="dxa"/>
          </w:tcPr>
          <w:p w14:paraId="3A79A095" w14:textId="0FEFEA81" w:rsidR="00673430" w:rsidRPr="009C30F3" w:rsidRDefault="00673430" w:rsidP="00673430">
            <w:pPr>
              <w:rPr>
                <w:rFonts w:ascii="Arial" w:hAnsi="Arial" w:cs="Arial"/>
                <w:sz w:val="16"/>
                <w:szCs w:val="16"/>
              </w:rPr>
            </w:pPr>
            <w:r w:rsidRPr="009C30F3">
              <w:rPr>
                <w:rFonts w:ascii="Arial" w:hAnsi="Arial" w:cs="Arial"/>
                <w:sz w:val="16"/>
                <w:szCs w:val="16"/>
              </w:rPr>
              <w:t>95%</w:t>
            </w:r>
          </w:p>
        </w:tc>
        <w:tc>
          <w:tcPr>
            <w:tcW w:w="1620" w:type="dxa"/>
            <w:vAlign w:val="bottom"/>
          </w:tcPr>
          <w:p w14:paraId="5B01E3A3" w14:textId="558DC2DE" w:rsidR="00673430" w:rsidRPr="009C30F3" w:rsidRDefault="00673430" w:rsidP="00673430">
            <w:pPr>
              <w:rPr>
                <w:rFonts w:ascii="Arial" w:hAnsi="Arial" w:cs="Arial"/>
                <w:sz w:val="16"/>
                <w:szCs w:val="16"/>
              </w:rPr>
            </w:pPr>
            <w:r w:rsidRPr="009C30F3">
              <w:rPr>
                <w:rFonts w:ascii="Arial" w:hAnsi="Arial" w:cs="Arial"/>
                <w:sz w:val="16"/>
                <w:szCs w:val="16"/>
              </w:rPr>
              <w:t>0%</w:t>
            </w:r>
          </w:p>
        </w:tc>
        <w:tc>
          <w:tcPr>
            <w:tcW w:w="990" w:type="dxa"/>
            <w:vAlign w:val="bottom"/>
          </w:tcPr>
          <w:p w14:paraId="7C287EE4" w14:textId="6630BD69" w:rsidR="00673430" w:rsidRPr="009C30F3" w:rsidRDefault="00673430" w:rsidP="00673430">
            <w:pPr>
              <w:rPr>
                <w:rFonts w:ascii="Arial" w:hAnsi="Arial" w:cs="Arial"/>
                <w:sz w:val="16"/>
                <w:szCs w:val="16"/>
              </w:rPr>
            </w:pPr>
            <w:r w:rsidRPr="009C30F3">
              <w:rPr>
                <w:rFonts w:ascii="Arial" w:hAnsi="Arial" w:cs="Arial"/>
                <w:sz w:val="16"/>
                <w:szCs w:val="16"/>
              </w:rPr>
              <w:t>90%</w:t>
            </w:r>
          </w:p>
        </w:tc>
      </w:tr>
      <w:tr w:rsidR="00673430" w:rsidRPr="009C30F3" w14:paraId="0F1F2D4C" w14:textId="3898E797" w:rsidTr="00695044">
        <w:tc>
          <w:tcPr>
            <w:tcW w:w="625" w:type="dxa"/>
            <w:vAlign w:val="bottom"/>
          </w:tcPr>
          <w:p w14:paraId="35DFB4A3" w14:textId="77777777" w:rsidR="00673430" w:rsidRPr="009C30F3" w:rsidRDefault="00673430" w:rsidP="00673430">
            <w:pPr>
              <w:rPr>
                <w:rFonts w:ascii="Arial" w:hAnsi="Arial" w:cs="Arial"/>
                <w:sz w:val="16"/>
                <w:szCs w:val="16"/>
              </w:rPr>
            </w:pPr>
            <w:r w:rsidRPr="009C30F3">
              <w:rPr>
                <w:rFonts w:ascii="Arial" w:hAnsi="Arial" w:cs="Arial"/>
                <w:sz w:val="16"/>
                <w:szCs w:val="16"/>
              </w:rPr>
              <w:t>48</w:t>
            </w:r>
          </w:p>
        </w:tc>
        <w:tc>
          <w:tcPr>
            <w:tcW w:w="1170" w:type="dxa"/>
            <w:vAlign w:val="bottom"/>
          </w:tcPr>
          <w:p w14:paraId="6221B325"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41E27BCA" w14:textId="77777777" w:rsidR="00673430" w:rsidRPr="009C30F3" w:rsidRDefault="00673430" w:rsidP="00673430">
            <w:pPr>
              <w:rPr>
                <w:rFonts w:ascii="Arial" w:hAnsi="Arial" w:cs="Arial"/>
                <w:sz w:val="16"/>
                <w:szCs w:val="16"/>
              </w:rPr>
            </w:pPr>
            <w:r w:rsidRPr="009C30F3">
              <w:rPr>
                <w:rFonts w:ascii="Arial" w:hAnsi="Arial" w:cs="Arial"/>
                <w:sz w:val="16"/>
                <w:szCs w:val="16"/>
              </w:rPr>
              <w:t>1</w:t>
            </w:r>
          </w:p>
        </w:tc>
        <w:tc>
          <w:tcPr>
            <w:tcW w:w="900" w:type="dxa"/>
            <w:vAlign w:val="bottom"/>
          </w:tcPr>
          <w:p w14:paraId="28B3DD0F"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1260" w:type="dxa"/>
            <w:vAlign w:val="bottom"/>
          </w:tcPr>
          <w:p w14:paraId="173458C6" w14:textId="77777777" w:rsidR="00673430" w:rsidRPr="009C30F3" w:rsidRDefault="00673430" w:rsidP="00673430">
            <w:pPr>
              <w:rPr>
                <w:rFonts w:ascii="Arial" w:hAnsi="Arial" w:cs="Arial"/>
                <w:sz w:val="16"/>
                <w:szCs w:val="16"/>
              </w:rPr>
            </w:pPr>
            <w:r w:rsidRPr="009C30F3">
              <w:rPr>
                <w:rFonts w:ascii="Arial" w:hAnsi="Arial" w:cs="Arial"/>
                <w:sz w:val="16"/>
                <w:szCs w:val="16"/>
              </w:rPr>
              <w:t>25%</w:t>
            </w:r>
          </w:p>
        </w:tc>
        <w:tc>
          <w:tcPr>
            <w:tcW w:w="990" w:type="dxa"/>
            <w:vAlign w:val="bottom"/>
          </w:tcPr>
          <w:p w14:paraId="4E3E72FA" w14:textId="77777777" w:rsidR="00673430" w:rsidRPr="009C30F3" w:rsidRDefault="00673430" w:rsidP="00673430">
            <w:pPr>
              <w:rPr>
                <w:rFonts w:ascii="Arial" w:hAnsi="Arial" w:cs="Arial"/>
                <w:sz w:val="16"/>
                <w:szCs w:val="16"/>
              </w:rPr>
            </w:pPr>
            <w:r w:rsidRPr="009C30F3">
              <w:rPr>
                <w:rFonts w:ascii="Arial" w:hAnsi="Arial" w:cs="Arial"/>
                <w:sz w:val="16"/>
                <w:szCs w:val="16"/>
              </w:rPr>
              <w:t>98%</w:t>
            </w:r>
          </w:p>
        </w:tc>
        <w:tc>
          <w:tcPr>
            <w:tcW w:w="1080" w:type="dxa"/>
          </w:tcPr>
          <w:p w14:paraId="40D93C36" w14:textId="7104B227" w:rsidR="00673430" w:rsidRPr="009C30F3" w:rsidRDefault="00673430" w:rsidP="00673430">
            <w:pPr>
              <w:rPr>
                <w:rFonts w:ascii="Arial" w:hAnsi="Arial" w:cs="Arial"/>
                <w:sz w:val="16"/>
                <w:szCs w:val="16"/>
              </w:rPr>
            </w:pPr>
            <w:r w:rsidRPr="009C30F3">
              <w:rPr>
                <w:rFonts w:ascii="Arial" w:hAnsi="Arial" w:cs="Arial"/>
                <w:sz w:val="16"/>
                <w:szCs w:val="16"/>
              </w:rPr>
              <w:t>98%</w:t>
            </w:r>
          </w:p>
        </w:tc>
        <w:tc>
          <w:tcPr>
            <w:tcW w:w="1620" w:type="dxa"/>
            <w:vAlign w:val="bottom"/>
          </w:tcPr>
          <w:p w14:paraId="4CCDD2DC" w14:textId="6712371D" w:rsidR="00673430" w:rsidRPr="009C30F3" w:rsidRDefault="00673430" w:rsidP="00673430">
            <w:pPr>
              <w:rPr>
                <w:rFonts w:ascii="Arial" w:hAnsi="Arial" w:cs="Arial"/>
                <w:sz w:val="16"/>
                <w:szCs w:val="16"/>
              </w:rPr>
            </w:pPr>
            <w:r w:rsidRPr="009C30F3">
              <w:rPr>
                <w:rFonts w:ascii="Arial" w:hAnsi="Arial" w:cs="Arial"/>
                <w:sz w:val="16"/>
                <w:szCs w:val="16"/>
              </w:rPr>
              <w:t>5%</w:t>
            </w:r>
          </w:p>
        </w:tc>
        <w:tc>
          <w:tcPr>
            <w:tcW w:w="990" w:type="dxa"/>
            <w:vAlign w:val="bottom"/>
          </w:tcPr>
          <w:p w14:paraId="5CF961F2" w14:textId="76DF4D84" w:rsidR="00673430" w:rsidRPr="009C30F3" w:rsidRDefault="00673430" w:rsidP="00673430">
            <w:pPr>
              <w:rPr>
                <w:rFonts w:ascii="Arial" w:hAnsi="Arial" w:cs="Arial"/>
                <w:sz w:val="16"/>
                <w:szCs w:val="16"/>
              </w:rPr>
            </w:pPr>
            <w:r w:rsidRPr="009C30F3">
              <w:rPr>
                <w:rFonts w:ascii="Arial" w:hAnsi="Arial" w:cs="Arial"/>
                <w:sz w:val="16"/>
                <w:szCs w:val="16"/>
              </w:rPr>
              <w:t>95%</w:t>
            </w:r>
          </w:p>
        </w:tc>
      </w:tr>
      <w:tr w:rsidR="00673430" w:rsidRPr="009C30F3" w14:paraId="3C091EF5" w14:textId="662F75CD" w:rsidTr="00695044">
        <w:tc>
          <w:tcPr>
            <w:tcW w:w="625" w:type="dxa"/>
            <w:vAlign w:val="bottom"/>
          </w:tcPr>
          <w:p w14:paraId="3A197B40" w14:textId="77777777" w:rsidR="00673430" w:rsidRPr="009C30F3" w:rsidRDefault="00673430" w:rsidP="00673430">
            <w:pPr>
              <w:rPr>
                <w:rFonts w:ascii="Arial" w:hAnsi="Arial" w:cs="Arial"/>
                <w:sz w:val="16"/>
                <w:szCs w:val="16"/>
              </w:rPr>
            </w:pPr>
            <w:r w:rsidRPr="009C30F3">
              <w:rPr>
                <w:rFonts w:ascii="Arial" w:hAnsi="Arial" w:cs="Arial"/>
                <w:sz w:val="16"/>
                <w:szCs w:val="16"/>
              </w:rPr>
              <w:t>49</w:t>
            </w:r>
          </w:p>
        </w:tc>
        <w:tc>
          <w:tcPr>
            <w:tcW w:w="1170" w:type="dxa"/>
            <w:vAlign w:val="bottom"/>
          </w:tcPr>
          <w:p w14:paraId="7E9A1A64"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78F36DDA" w14:textId="77777777" w:rsidR="00673430" w:rsidRPr="009C30F3" w:rsidRDefault="00673430" w:rsidP="00673430">
            <w:pPr>
              <w:rPr>
                <w:rFonts w:ascii="Arial" w:hAnsi="Arial" w:cs="Arial"/>
                <w:sz w:val="16"/>
                <w:szCs w:val="16"/>
              </w:rPr>
            </w:pPr>
            <w:r w:rsidRPr="009C30F3">
              <w:rPr>
                <w:rFonts w:ascii="Arial" w:hAnsi="Arial" w:cs="Arial"/>
                <w:sz w:val="16"/>
                <w:szCs w:val="16"/>
              </w:rPr>
              <w:t>1</w:t>
            </w:r>
          </w:p>
        </w:tc>
        <w:tc>
          <w:tcPr>
            <w:tcW w:w="900" w:type="dxa"/>
            <w:vAlign w:val="bottom"/>
          </w:tcPr>
          <w:p w14:paraId="2DCA4A3E" w14:textId="77777777" w:rsidR="00673430" w:rsidRPr="009C30F3" w:rsidRDefault="00673430" w:rsidP="00673430">
            <w:pPr>
              <w:rPr>
                <w:rFonts w:ascii="Arial" w:hAnsi="Arial" w:cs="Arial"/>
                <w:sz w:val="16"/>
                <w:szCs w:val="16"/>
              </w:rPr>
            </w:pPr>
            <w:r w:rsidRPr="009C30F3">
              <w:rPr>
                <w:rFonts w:ascii="Arial" w:hAnsi="Arial" w:cs="Arial"/>
                <w:sz w:val="16"/>
                <w:szCs w:val="16"/>
              </w:rPr>
              <w:t>2</w:t>
            </w:r>
          </w:p>
        </w:tc>
        <w:tc>
          <w:tcPr>
            <w:tcW w:w="1260" w:type="dxa"/>
            <w:vAlign w:val="bottom"/>
          </w:tcPr>
          <w:p w14:paraId="448F04B7" w14:textId="77777777" w:rsidR="00673430" w:rsidRPr="009C30F3" w:rsidRDefault="00673430" w:rsidP="00673430">
            <w:pPr>
              <w:rPr>
                <w:rFonts w:ascii="Arial" w:hAnsi="Arial" w:cs="Arial"/>
                <w:sz w:val="16"/>
                <w:szCs w:val="16"/>
              </w:rPr>
            </w:pPr>
            <w:r w:rsidRPr="009C30F3">
              <w:rPr>
                <w:rFonts w:ascii="Arial" w:hAnsi="Arial" w:cs="Arial"/>
                <w:sz w:val="16"/>
                <w:szCs w:val="16"/>
              </w:rPr>
              <w:t>38%</w:t>
            </w:r>
          </w:p>
        </w:tc>
        <w:tc>
          <w:tcPr>
            <w:tcW w:w="990" w:type="dxa"/>
            <w:vAlign w:val="bottom"/>
          </w:tcPr>
          <w:p w14:paraId="3DB4B24D" w14:textId="77777777" w:rsidR="00673430" w:rsidRPr="009C30F3" w:rsidRDefault="00673430" w:rsidP="00673430">
            <w:pPr>
              <w:rPr>
                <w:rFonts w:ascii="Arial" w:hAnsi="Arial" w:cs="Arial"/>
                <w:sz w:val="16"/>
                <w:szCs w:val="16"/>
              </w:rPr>
            </w:pPr>
            <w:r w:rsidRPr="009C30F3">
              <w:rPr>
                <w:rFonts w:ascii="Arial" w:hAnsi="Arial" w:cs="Arial"/>
                <w:sz w:val="16"/>
                <w:szCs w:val="16"/>
              </w:rPr>
              <w:t>88%</w:t>
            </w:r>
          </w:p>
        </w:tc>
        <w:tc>
          <w:tcPr>
            <w:tcW w:w="1080" w:type="dxa"/>
          </w:tcPr>
          <w:p w14:paraId="1BEEF39A" w14:textId="3DAD6FBE" w:rsidR="00673430" w:rsidRPr="009C30F3" w:rsidRDefault="00673430" w:rsidP="00673430">
            <w:pPr>
              <w:rPr>
                <w:rFonts w:ascii="Arial" w:hAnsi="Arial" w:cs="Arial"/>
                <w:sz w:val="16"/>
                <w:szCs w:val="16"/>
              </w:rPr>
            </w:pPr>
            <w:r w:rsidRPr="009C30F3">
              <w:rPr>
                <w:rFonts w:ascii="Arial" w:hAnsi="Arial" w:cs="Arial"/>
                <w:sz w:val="16"/>
                <w:szCs w:val="16"/>
              </w:rPr>
              <w:t>88%</w:t>
            </w:r>
          </w:p>
        </w:tc>
        <w:tc>
          <w:tcPr>
            <w:tcW w:w="1620" w:type="dxa"/>
            <w:vAlign w:val="bottom"/>
          </w:tcPr>
          <w:p w14:paraId="58291B4C" w14:textId="68E7B3F0" w:rsidR="00673430" w:rsidRPr="009C30F3" w:rsidRDefault="00673430" w:rsidP="00673430">
            <w:pPr>
              <w:rPr>
                <w:rFonts w:ascii="Arial" w:hAnsi="Arial" w:cs="Arial"/>
                <w:sz w:val="16"/>
                <w:szCs w:val="16"/>
              </w:rPr>
            </w:pPr>
            <w:r w:rsidRPr="009C30F3">
              <w:rPr>
                <w:rFonts w:ascii="Arial" w:hAnsi="Arial" w:cs="Arial"/>
                <w:sz w:val="16"/>
                <w:szCs w:val="16"/>
              </w:rPr>
              <w:t>25%</w:t>
            </w:r>
          </w:p>
        </w:tc>
        <w:tc>
          <w:tcPr>
            <w:tcW w:w="990" w:type="dxa"/>
            <w:vAlign w:val="bottom"/>
          </w:tcPr>
          <w:p w14:paraId="45C72119" w14:textId="6FADC220" w:rsidR="00673430" w:rsidRPr="009C30F3" w:rsidRDefault="00673430" w:rsidP="00673430">
            <w:pPr>
              <w:rPr>
                <w:rFonts w:ascii="Arial" w:hAnsi="Arial" w:cs="Arial"/>
                <w:sz w:val="16"/>
                <w:szCs w:val="16"/>
              </w:rPr>
            </w:pPr>
            <w:r w:rsidRPr="009C30F3">
              <w:rPr>
                <w:rFonts w:ascii="Arial" w:hAnsi="Arial" w:cs="Arial"/>
                <w:sz w:val="16"/>
                <w:szCs w:val="16"/>
              </w:rPr>
              <w:t>77%</w:t>
            </w:r>
          </w:p>
        </w:tc>
      </w:tr>
      <w:tr w:rsidR="00673430" w:rsidRPr="009C30F3" w14:paraId="14D958D1" w14:textId="034D9DF1" w:rsidTr="00695044">
        <w:tc>
          <w:tcPr>
            <w:tcW w:w="625" w:type="dxa"/>
            <w:vAlign w:val="bottom"/>
          </w:tcPr>
          <w:p w14:paraId="44F56981" w14:textId="77777777" w:rsidR="00673430" w:rsidRPr="009C30F3" w:rsidRDefault="00673430" w:rsidP="00673430">
            <w:pPr>
              <w:rPr>
                <w:rFonts w:ascii="Arial" w:hAnsi="Arial" w:cs="Arial"/>
                <w:sz w:val="16"/>
                <w:szCs w:val="16"/>
              </w:rPr>
            </w:pPr>
            <w:r w:rsidRPr="009C30F3">
              <w:rPr>
                <w:rFonts w:ascii="Arial" w:hAnsi="Arial" w:cs="Arial"/>
                <w:sz w:val="16"/>
                <w:szCs w:val="16"/>
              </w:rPr>
              <w:t>50</w:t>
            </w:r>
          </w:p>
        </w:tc>
        <w:tc>
          <w:tcPr>
            <w:tcW w:w="1170" w:type="dxa"/>
            <w:vAlign w:val="bottom"/>
          </w:tcPr>
          <w:p w14:paraId="15DD652A" w14:textId="77777777" w:rsidR="00673430" w:rsidRPr="009C30F3" w:rsidRDefault="00673430" w:rsidP="00673430">
            <w:pPr>
              <w:rPr>
                <w:rFonts w:ascii="Arial" w:hAnsi="Arial" w:cs="Arial"/>
                <w:sz w:val="16"/>
                <w:szCs w:val="16"/>
              </w:rPr>
            </w:pPr>
            <w:r w:rsidRPr="009C30F3">
              <w:rPr>
                <w:rFonts w:ascii="Arial" w:hAnsi="Arial" w:cs="Arial"/>
                <w:sz w:val="16"/>
                <w:szCs w:val="16"/>
              </w:rPr>
              <w:t>Non-epilepsy</w:t>
            </w:r>
          </w:p>
        </w:tc>
        <w:tc>
          <w:tcPr>
            <w:tcW w:w="810" w:type="dxa"/>
            <w:vAlign w:val="bottom"/>
          </w:tcPr>
          <w:p w14:paraId="697EB3ED" w14:textId="77777777" w:rsidR="00673430" w:rsidRPr="009C30F3" w:rsidRDefault="00673430" w:rsidP="00673430">
            <w:pPr>
              <w:rPr>
                <w:rFonts w:ascii="Arial" w:hAnsi="Arial" w:cs="Arial"/>
                <w:sz w:val="16"/>
                <w:szCs w:val="16"/>
              </w:rPr>
            </w:pPr>
            <w:r w:rsidRPr="009C30F3">
              <w:rPr>
                <w:rFonts w:ascii="Arial" w:hAnsi="Arial" w:cs="Arial"/>
                <w:sz w:val="16"/>
                <w:szCs w:val="16"/>
              </w:rPr>
              <w:t>1</w:t>
            </w:r>
          </w:p>
        </w:tc>
        <w:tc>
          <w:tcPr>
            <w:tcW w:w="900" w:type="dxa"/>
            <w:vAlign w:val="bottom"/>
          </w:tcPr>
          <w:p w14:paraId="3CC989BA" w14:textId="77777777" w:rsidR="00673430" w:rsidRPr="009C30F3" w:rsidRDefault="00673430" w:rsidP="00673430">
            <w:pPr>
              <w:rPr>
                <w:rFonts w:ascii="Arial" w:hAnsi="Arial" w:cs="Arial"/>
                <w:sz w:val="16"/>
                <w:szCs w:val="16"/>
              </w:rPr>
            </w:pPr>
            <w:r w:rsidRPr="009C30F3">
              <w:rPr>
                <w:rFonts w:ascii="Arial" w:hAnsi="Arial" w:cs="Arial"/>
                <w:sz w:val="16"/>
                <w:szCs w:val="16"/>
              </w:rPr>
              <w:t>3</w:t>
            </w:r>
          </w:p>
        </w:tc>
        <w:tc>
          <w:tcPr>
            <w:tcW w:w="1260" w:type="dxa"/>
            <w:vAlign w:val="bottom"/>
          </w:tcPr>
          <w:p w14:paraId="1AB57D5D" w14:textId="77777777" w:rsidR="00673430" w:rsidRPr="009C30F3" w:rsidRDefault="00673430" w:rsidP="00673430">
            <w:pPr>
              <w:rPr>
                <w:rFonts w:ascii="Arial" w:hAnsi="Arial" w:cs="Arial"/>
                <w:sz w:val="16"/>
                <w:szCs w:val="16"/>
              </w:rPr>
            </w:pPr>
            <w:r w:rsidRPr="009C30F3">
              <w:rPr>
                <w:rFonts w:ascii="Arial" w:hAnsi="Arial" w:cs="Arial"/>
                <w:sz w:val="16"/>
                <w:szCs w:val="16"/>
              </w:rPr>
              <w:t>68%</w:t>
            </w:r>
          </w:p>
        </w:tc>
        <w:tc>
          <w:tcPr>
            <w:tcW w:w="990" w:type="dxa"/>
            <w:vAlign w:val="bottom"/>
          </w:tcPr>
          <w:p w14:paraId="3F9715A1" w14:textId="77777777" w:rsidR="00673430" w:rsidRPr="009C30F3" w:rsidRDefault="00673430" w:rsidP="00673430">
            <w:pPr>
              <w:rPr>
                <w:rFonts w:ascii="Arial" w:hAnsi="Arial" w:cs="Arial"/>
                <w:sz w:val="16"/>
                <w:szCs w:val="16"/>
              </w:rPr>
            </w:pPr>
            <w:r w:rsidRPr="009C30F3">
              <w:rPr>
                <w:rFonts w:ascii="Arial" w:hAnsi="Arial" w:cs="Arial"/>
                <w:sz w:val="16"/>
                <w:szCs w:val="16"/>
              </w:rPr>
              <w:t>68%</w:t>
            </w:r>
          </w:p>
        </w:tc>
        <w:tc>
          <w:tcPr>
            <w:tcW w:w="1080" w:type="dxa"/>
          </w:tcPr>
          <w:p w14:paraId="6F4A8D22" w14:textId="619EE1EF" w:rsidR="00673430" w:rsidRPr="009C30F3" w:rsidRDefault="00673430" w:rsidP="00673430">
            <w:pPr>
              <w:rPr>
                <w:rFonts w:ascii="Arial" w:hAnsi="Arial" w:cs="Arial"/>
                <w:sz w:val="16"/>
                <w:szCs w:val="16"/>
              </w:rPr>
            </w:pPr>
            <w:r w:rsidRPr="009C30F3">
              <w:rPr>
                <w:rFonts w:ascii="Arial" w:hAnsi="Arial" w:cs="Arial"/>
                <w:sz w:val="16"/>
                <w:szCs w:val="16"/>
              </w:rPr>
              <w:t>68%</w:t>
            </w:r>
          </w:p>
        </w:tc>
        <w:tc>
          <w:tcPr>
            <w:tcW w:w="1620" w:type="dxa"/>
            <w:vAlign w:val="bottom"/>
          </w:tcPr>
          <w:p w14:paraId="222587D9" w14:textId="390426A0" w:rsidR="00673430" w:rsidRPr="009C30F3" w:rsidRDefault="00673430" w:rsidP="00673430">
            <w:pPr>
              <w:rPr>
                <w:rFonts w:ascii="Arial" w:hAnsi="Arial" w:cs="Arial"/>
                <w:sz w:val="16"/>
                <w:szCs w:val="16"/>
              </w:rPr>
            </w:pPr>
            <w:r w:rsidRPr="009C30F3">
              <w:rPr>
                <w:rFonts w:ascii="Arial" w:hAnsi="Arial" w:cs="Arial"/>
                <w:sz w:val="16"/>
                <w:szCs w:val="16"/>
              </w:rPr>
              <w:t>35%</w:t>
            </w:r>
          </w:p>
        </w:tc>
        <w:tc>
          <w:tcPr>
            <w:tcW w:w="990" w:type="dxa"/>
            <w:vAlign w:val="bottom"/>
          </w:tcPr>
          <w:p w14:paraId="53B0E291" w14:textId="77FD4B85" w:rsidR="00673430" w:rsidRPr="009C30F3" w:rsidRDefault="00673430" w:rsidP="00673430">
            <w:pPr>
              <w:rPr>
                <w:rFonts w:ascii="Arial" w:hAnsi="Arial" w:cs="Arial"/>
                <w:sz w:val="16"/>
                <w:szCs w:val="16"/>
              </w:rPr>
            </w:pPr>
            <w:r w:rsidRPr="009C30F3">
              <w:rPr>
                <w:rFonts w:ascii="Arial" w:hAnsi="Arial" w:cs="Arial"/>
                <w:sz w:val="16"/>
                <w:szCs w:val="16"/>
              </w:rPr>
              <w:t>54%</w:t>
            </w:r>
          </w:p>
        </w:tc>
      </w:tr>
    </w:tbl>
    <w:p w14:paraId="0949DE76" w14:textId="1A233E98" w:rsidR="003F263D" w:rsidRDefault="003F263D" w:rsidP="00DB51DD">
      <w:pPr>
        <w:rPr>
          <w:rFonts w:ascii="Arial" w:hAnsi="Arial" w:cs="Arial"/>
          <w:sz w:val="16"/>
          <w:szCs w:val="16"/>
        </w:rPr>
      </w:pPr>
      <w:r w:rsidRPr="009C30F3">
        <w:rPr>
          <w:rFonts w:ascii="Arial" w:hAnsi="Arial" w:cs="Arial"/>
          <w:sz w:val="16"/>
          <w:szCs w:val="16"/>
        </w:rPr>
        <w:t>*</w:t>
      </w:r>
      <w:r w:rsidR="000234DA" w:rsidRPr="009C30F3">
        <w:rPr>
          <w:rFonts w:ascii="Arial" w:hAnsi="Arial" w:cs="Arial"/>
          <w:sz w:val="16"/>
          <w:szCs w:val="16"/>
        </w:rPr>
        <w:t xml:space="preserve">, difficulty level per pre-study evaluation by authors (scale of 1-4 where 1 is easy and 4 is hard); </w:t>
      </w:r>
      <w:r w:rsidRPr="009C30F3">
        <w:rPr>
          <w:rFonts w:ascii="Arial" w:hAnsi="Arial" w:cs="Arial"/>
          <w:sz w:val="16"/>
          <w:szCs w:val="16"/>
        </w:rPr>
        <w:t>**</w:t>
      </w:r>
      <w:r w:rsidR="000234DA" w:rsidRPr="009C30F3">
        <w:rPr>
          <w:rFonts w:ascii="Arial" w:hAnsi="Arial" w:cs="Arial"/>
          <w:sz w:val="16"/>
          <w:szCs w:val="16"/>
        </w:rPr>
        <w:t xml:space="preserve">, mean difficulty level assigned to cases by participating experts </w:t>
      </w:r>
      <w:r w:rsidR="00521F20" w:rsidRPr="009C30F3">
        <w:rPr>
          <w:rFonts w:ascii="Arial" w:hAnsi="Arial" w:cs="Arial"/>
          <w:sz w:val="16"/>
          <w:szCs w:val="16"/>
        </w:rPr>
        <w:t xml:space="preserve">across occasions 1 and 2 (scale 1-5 where 1 is easy and 5 is hard); </w:t>
      </w:r>
      <w:r w:rsidR="00521F20" w:rsidRPr="009C30F3">
        <w:rPr>
          <w:rFonts w:ascii="Arial" w:hAnsi="Arial" w:cs="Arial"/>
          <w:sz w:val="16"/>
          <w:szCs w:val="16"/>
          <w:vertAlign w:val="superscript"/>
        </w:rPr>
        <w:t>#</w:t>
      </w:r>
      <w:r w:rsidR="00521F20" w:rsidRPr="009C30F3">
        <w:rPr>
          <w:rFonts w:ascii="Arial" w:hAnsi="Arial" w:cs="Arial"/>
          <w:sz w:val="16"/>
          <w:szCs w:val="16"/>
        </w:rPr>
        <w:t xml:space="preserve">, mean </w:t>
      </w:r>
      <w:r w:rsidR="00521F20" w:rsidRPr="009C30F3">
        <w:rPr>
          <w:rFonts w:ascii="Arial" w:hAnsi="Arial" w:cs="Arial"/>
          <w:sz w:val="16"/>
          <w:szCs w:val="16"/>
        </w:rPr>
        <w:lastRenderedPageBreak/>
        <w:t xml:space="preserve">percentage across occasions 1 and 2; </w:t>
      </w:r>
      <w:r w:rsidR="00521F20" w:rsidRPr="009C30F3">
        <w:rPr>
          <w:rFonts w:ascii="Arial" w:hAnsi="Arial" w:cs="Arial"/>
          <w:sz w:val="13"/>
          <w:szCs w:val="13"/>
          <w:vertAlign w:val="superscript"/>
        </w:rPr>
        <w:t>§</w:t>
      </w:r>
      <w:r w:rsidR="00521F20" w:rsidRPr="009C30F3">
        <w:rPr>
          <w:rFonts w:ascii="Arial" w:hAnsi="Arial" w:cs="Arial"/>
          <w:sz w:val="16"/>
          <w:szCs w:val="16"/>
        </w:rPr>
        <w:t>, mean accuracy taking the final diagnosis (question 1 and, if applicable, question 2) across occasions 1 and 2;</w:t>
      </w:r>
      <w:r w:rsidR="00283640" w:rsidRPr="009C30F3">
        <w:rPr>
          <w:rFonts w:ascii="Arial" w:hAnsi="Arial" w:cs="Arial"/>
          <w:sz w:val="16"/>
          <w:szCs w:val="16"/>
        </w:rPr>
        <w:t xml:space="preserve"> </w:t>
      </w:r>
      <w:r w:rsidR="00521F20" w:rsidRPr="009C30F3">
        <w:rPr>
          <w:rFonts w:ascii="Arial" w:hAnsi="Arial" w:cs="Arial"/>
          <w:sz w:val="16"/>
          <w:szCs w:val="16"/>
        </w:rPr>
        <w:t xml:space="preserve"> percent agreement (whether epilepsy or non-epilepsy) taking the final diagnosis (question 1 and, if applicable, question 2) across occasions 1 and 2.</w:t>
      </w:r>
    </w:p>
    <w:p w14:paraId="0A847567" w14:textId="77777777" w:rsidR="008C1A08" w:rsidRDefault="008C1A08" w:rsidP="00DB51DD">
      <w:pPr>
        <w:rPr>
          <w:rFonts w:ascii="Arial" w:hAnsi="Arial" w:cs="Arial"/>
          <w:sz w:val="16"/>
          <w:szCs w:val="16"/>
        </w:rPr>
      </w:pPr>
    </w:p>
    <w:p w14:paraId="5E32A4D9" w14:textId="77777777" w:rsidR="008C1A08" w:rsidRDefault="008C1A08" w:rsidP="00DB51DD">
      <w:pPr>
        <w:rPr>
          <w:rFonts w:ascii="Arial" w:hAnsi="Arial" w:cs="Arial"/>
          <w:sz w:val="16"/>
          <w:szCs w:val="16"/>
        </w:rPr>
      </w:pPr>
    </w:p>
    <w:p w14:paraId="5D033E5D" w14:textId="4A8B0A98" w:rsidR="00740D74" w:rsidRDefault="00740D74" w:rsidP="00DB51DD">
      <w:pPr>
        <w:rPr>
          <w:ins w:id="207" w:author="Fábio Augusto Nascimento" w:date="2025-12-29T12:05:00Z" w16du:dateUtc="2025-12-29T18:05:00Z"/>
          <w:rFonts w:ascii="Arial" w:hAnsi="Arial" w:cs="Arial"/>
          <w:b/>
          <w:bCs/>
        </w:rPr>
      </w:pPr>
      <w:ins w:id="208" w:author="Fábio Augusto Nascimento" w:date="2025-12-29T12:05:00Z" w16du:dateUtc="2025-12-29T18:05:00Z">
        <w:r>
          <w:rPr>
            <w:rFonts w:ascii="Arial" w:hAnsi="Arial" w:cs="Arial"/>
            <w:b/>
            <w:bCs/>
          </w:rPr>
          <w:t>Table 2</w:t>
        </w:r>
      </w:ins>
    </w:p>
    <w:p w14:paraId="54CD5A12" w14:textId="77777777" w:rsidR="00740D74" w:rsidRDefault="00740D74" w:rsidP="00DB51DD">
      <w:pPr>
        <w:rPr>
          <w:ins w:id="209" w:author="Fábio Augusto Nascimento" w:date="2025-12-29T12:05:00Z" w16du:dateUtc="2025-12-29T18:05:00Z"/>
          <w:rFonts w:ascii="Arial" w:hAnsi="Arial" w:cs="Arial"/>
          <w:b/>
          <w:bCs/>
        </w:rPr>
      </w:pPr>
    </w:p>
    <w:tbl>
      <w:tblPr>
        <w:tblStyle w:val="TableGrid"/>
        <w:tblW w:w="0" w:type="auto"/>
        <w:tblLook w:val="04A0" w:firstRow="1" w:lastRow="0" w:firstColumn="1" w:lastColumn="0" w:noHBand="0" w:noVBand="1"/>
      </w:tblPr>
      <w:tblGrid>
        <w:gridCol w:w="8832"/>
      </w:tblGrid>
      <w:tr w:rsidR="008B5301" w:rsidRPr="000C666D" w14:paraId="0D8F0640" w14:textId="77777777" w:rsidTr="008B5301">
        <w:tc>
          <w:tcPr>
            <w:tcW w:w="8832" w:type="dxa"/>
            <w:shd w:val="clear" w:color="auto" w:fill="BFBFBF" w:themeFill="background1" w:themeFillShade="BF"/>
          </w:tcPr>
          <w:p w14:paraId="78667478" w14:textId="6869D8F2" w:rsidR="008B5301" w:rsidRPr="000C666D" w:rsidRDefault="008B5301" w:rsidP="00DB51DD">
            <w:pPr>
              <w:rPr>
                <w:rFonts w:ascii="Arial" w:hAnsi="Arial" w:cs="Arial"/>
                <w:b/>
                <w:bCs/>
                <w:sz w:val="21"/>
                <w:szCs w:val="21"/>
              </w:rPr>
            </w:pPr>
            <w:r w:rsidRPr="000C666D">
              <w:rPr>
                <w:rFonts w:ascii="Arial" w:hAnsi="Arial" w:cs="Arial"/>
                <w:b/>
                <w:bCs/>
                <w:i/>
                <w:iCs/>
                <w:sz w:val="21"/>
                <w:szCs w:val="21"/>
              </w:rPr>
              <w:t>Question 1</w:t>
            </w:r>
          </w:p>
        </w:tc>
      </w:tr>
      <w:tr w:rsidR="00740D74" w:rsidRPr="000C666D" w14:paraId="0550A3BA" w14:textId="77777777" w:rsidTr="00740D74">
        <w:tc>
          <w:tcPr>
            <w:tcW w:w="8832" w:type="dxa"/>
          </w:tcPr>
          <w:p w14:paraId="28B7524A" w14:textId="77777777" w:rsidR="00740D74" w:rsidRPr="000C666D" w:rsidRDefault="00740D74" w:rsidP="00DB51DD">
            <w:pPr>
              <w:rPr>
                <w:rFonts w:ascii="Arial" w:hAnsi="Arial" w:cs="Arial"/>
                <w:b/>
                <w:bCs/>
                <w:sz w:val="20"/>
                <w:szCs w:val="20"/>
              </w:rPr>
            </w:pPr>
            <w:r w:rsidRPr="000C666D">
              <w:rPr>
                <w:rFonts w:ascii="Arial" w:hAnsi="Arial" w:cs="Arial"/>
                <w:b/>
                <w:bCs/>
                <w:sz w:val="20"/>
                <w:szCs w:val="20"/>
              </w:rPr>
              <w:t>Clinical history</w:t>
            </w:r>
          </w:p>
          <w:p w14:paraId="2D17C6F6" w14:textId="77777777" w:rsidR="00740D74" w:rsidRPr="000C666D" w:rsidRDefault="00740D74" w:rsidP="00DB51DD">
            <w:pPr>
              <w:rPr>
                <w:rFonts w:ascii="Arial" w:hAnsi="Arial" w:cs="Arial"/>
                <w:b/>
                <w:bCs/>
                <w:sz w:val="20"/>
                <w:szCs w:val="20"/>
              </w:rPr>
            </w:pPr>
          </w:p>
          <w:p w14:paraId="18ABA6D8" w14:textId="77777777" w:rsidR="00740D74" w:rsidRPr="000C666D" w:rsidRDefault="00740D74" w:rsidP="00740D74">
            <w:pPr>
              <w:rPr>
                <w:rFonts w:ascii="Arial" w:hAnsi="Arial" w:cs="Arial"/>
                <w:sz w:val="20"/>
                <w:szCs w:val="20"/>
              </w:rPr>
            </w:pPr>
            <w:r w:rsidRPr="000C666D">
              <w:rPr>
                <w:rFonts w:ascii="Arial" w:hAnsi="Arial" w:cs="Arial"/>
                <w:sz w:val="20"/>
                <w:szCs w:val="20"/>
              </w:rPr>
              <w:t xml:space="preserve">A 48-year-old right-handed female software engineer with a history of hypertension, anxiety, and depression developed 10-second spells beginning a year prior characterized by an aura of an indescribable feeling that a seizure was about to happen (and, at times, a warmth in her face). This was followed by staring and bilateral manual automatisms, with occasional hyperventilation. She had no postictal symptoms, and she was partly amnestic to the spells. She never had a convulsion. </w:t>
            </w:r>
          </w:p>
          <w:p w14:paraId="12CCFB50" w14:textId="77777777" w:rsidR="00740D74" w:rsidRPr="000C666D" w:rsidRDefault="00740D74" w:rsidP="00740D74">
            <w:pPr>
              <w:rPr>
                <w:rFonts w:ascii="Arial" w:hAnsi="Arial" w:cs="Arial"/>
                <w:sz w:val="20"/>
                <w:szCs w:val="20"/>
              </w:rPr>
            </w:pPr>
          </w:p>
          <w:p w14:paraId="20308A85" w14:textId="77777777" w:rsidR="00740D74" w:rsidRPr="000C666D" w:rsidRDefault="00740D74" w:rsidP="00740D74">
            <w:pPr>
              <w:rPr>
                <w:rFonts w:ascii="Arial" w:hAnsi="Arial" w:cs="Arial"/>
                <w:sz w:val="20"/>
                <w:szCs w:val="20"/>
              </w:rPr>
            </w:pPr>
            <w:r w:rsidRPr="000C666D">
              <w:rPr>
                <w:rFonts w:ascii="Arial" w:hAnsi="Arial" w:cs="Arial"/>
                <w:sz w:val="20"/>
                <w:szCs w:val="20"/>
              </w:rPr>
              <w:t xml:space="preserve">She denied alcohol, tobacco, or recreational drug use. She had no history of febrile seizures, central nervous system infection, traumatic brain injury, or family history of seizures. </w:t>
            </w:r>
          </w:p>
          <w:p w14:paraId="7F1B3361" w14:textId="77777777" w:rsidR="00740D74" w:rsidRPr="000C666D" w:rsidRDefault="00740D74" w:rsidP="00740D74">
            <w:pPr>
              <w:rPr>
                <w:rFonts w:ascii="Arial" w:hAnsi="Arial" w:cs="Arial"/>
                <w:sz w:val="20"/>
                <w:szCs w:val="20"/>
              </w:rPr>
            </w:pPr>
          </w:p>
          <w:p w14:paraId="6E426B61" w14:textId="77777777" w:rsidR="00740D74" w:rsidRPr="000C666D" w:rsidRDefault="00740D74" w:rsidP="00740D74">
            <w:pPr>
              <w:rPr>
                <w:rFonts w:ascii="Arial" w:hAnsi="Arial" w:cs="Arial"/>
                <w:sz w:val="20"/>
                <w:szCs w:val="20"/>
              </w:rPr>
            </w:pPr>
            <w:r w:rsidRPr="000C666D">
              <w:rPr>
                <w:rFonts w:ascii="Arial" w:hAnsi="Arial" w:cs="Arial"/>
                <w:sz w:val="20"/>
                <w:szCs w:val="20"/>
              </w:rPr>
              <w:t>Her exam was unremarkable.</w:t>
            </w:r>
          </w:p>
          <w:p w14:paraId="7347F5E1" w14:textId="77777777" w:rsidR="008B5301" w:rsidRPr="000C666D" w:rsidRDefault="008B5301" w:rsidP="00740D74">
            <w:pPr>
              <w:rPr>
                <w:rFonts w:ascii="Arial" w:hAnsi="Arial" w:cs="Arial"/>
                <w:sz w:val="20"/>
                <w:szCs w:val="20"/>
              </w:rPr>
            </w:pPr>
          </w:p>
          <w:p w14:paraId="10495666" w14:textId="77777777" w:rsidR="008B5301" w:rsidRPr="000C666D" w:rsidRDefault="008B5301" w:rsidP="008B5301">
            <w:pPr>
              <w:rPr>
                <w:rFonts w:ascii="Arial" w:hAnsi="Arial" w:cs="Arial"/>
                <w:b/>
                <w:bCs/>
                <w:sz w:val="20"/>
                <w:szCs w:val="20"/>
              </w:rPr>
            </w:pPr>
            <w:r w:rsidRPr="000C666D">
              <w:rPr>
                <w:rFonts w:ascii="Arial" w:hAnsi="Arial" w:cs="Arial"/>
                <w:b/>
                <w:bCs/>
                <w:sz w:val="20"/>
                <w:szCs w:val="20"/>
              </w:rPr>
              <w:t>Based on the clinical data, what is the likelihood this patient has epilepsy?</w:t>
            </w:r>
          </w:p>
          <w:p w14:paraId="68845368" w14:textId="77777777" w:rsidR="008B5301" w:rsidRPr="000C666D" w:rsidRDefault="008B5301" w:rsidP="008B5301">
            <w:pPr>
              <w:rPr>
                <w:rFonts w:ascii="Arial" w:hAnsi="Arial" w:cs="Arial"/>
                <w:b/>
                <w:bCs/>
                <w:sz w:val="20"/>
                <w:szCs w:val="20"/>
              </w:rPr>
            </w:pPr>
          </w:p>
          <w:p w14:paraId="3780A5A5" w14:textId="77777777" w:rsidR="008B5301" w:rsidRPr="000C666D" w:rsidRDefault="008B5301" w:rsidP="008B5301">
            <w:pPr>
              <w:pStyle w:val="ListParagraph"/>
              <w:numPr>
                <w:ilvl w:val="0"/>
                <w:numId w:val="15"/>
              </w:numPr>
              <w:rPr>
                <w:rFonts w:ascii="Arial" w:eastAsia="Arial Unicode MS" w:hAnsi="Arial" w:cs="Arial"/>
                <w:sz w:val="20"/>
                <w:szCs w:val="20"/>
              </w:rPr>
            </w:pPr>
            <w:r w:rsidRPr="000C666D">
              <w:rPr>
                <w:rFonts w:ascii="Arial" w:eastAsia="Arial Unicode MS" w:hAnsi="Arial" w:cs="Arial"/>
                <w:sz w:val="20"/>
                <w:szCs w:val="20"/>
              </w:rPr>
              <w:t>Low enough to conclude that this patient does not have epilepsy and an antiseizure drug should not be started</w:t>
            </w:r>
          </w:p>
          <w:p w14:paraId="5D5F798A" w14:textId="77777777" w:rsidR="008B5301" w:rsidRPr="000C666D" w:rsidRDefault="008B5301" w:rsidP="008B5301">
            <w:pPr>
              <w:pStyle w:val="ListParagraph"/>
              <w:numPr>
                <w:ilvl w:val="0"/>
                <w:numId w:val="17"/>
              </w:numPr>
              <w:rPr>
                <w:rFonts w:ascii="Arial" w:eastAsia="Arial Unicode MS" w:hAnsi="Arial" w:cs="Arial"/>
                <w:sz w:val="20"/>
                <w:szCs w:val="20"/>
              </w:rPr>
            </w:pPr>
            <w:r w:rsidRPr="000C666D">
              <w:rPr>
                <w:rFonts w:ascii="Arial" w:eastAsia="Arial Unicode MS" w:hAnsi="Arial" w:cs="Arial"/>
                <w:sz w:val="20"/>
                <w:szCs w:val="20"/>
              </w:rPr>
              <w:t>Intermediate thus requiring further testing: neuroimaging and EEG</w:t>
            </w:r>
          </w:p>
          <w:p w14:paraId="0B4230A3" w14:textId="6C7BD1E8" w:rsidR="00E1258F" w:rsidRPr="00E1258F" w:rsidRDefault="008B5301" w:rsidP="00E1258F">
            <w:pPr>
              <w:pStyle w:val="ListParagraph"/>
              <w:numPr>
                <w:ilvl w:val="0"/>
                <w:numId w:val="17"/>
              </w:numPr>
              <w:rPr>
                <w:rFonts w:ascii="Arial" w:eastAsia="Arial Unicode MS" w:hAnsi="Arial" w:cs="Arial"/>
                <w:b/>
                <w:bCs/>
                <w:sz w:val="20"/>
                <w:szCs w:val="20"/>
              </w:rPr>
            </w:pPr>
            <w:r w:rsidRPr="000C666D">
              <w:rPr>
                <w:rFonts w:ascii="Arial" w:eastAsia="Arial Unicode MS" w:hAnsi="Arial" w:cs="Arial"/>
                <w:sz w:val="20"/>
                <w:szCs w:val="20"/>
              </w:rPr>
              <w:t>High enough to conclude that this patient has epilepsy and an antiseizure drug should be started</w:t>
            </w:r>
          </w:p>
        </w:tc>
      </w:tr>
      <w:tr w:rsidR="00E1258F" w:rsidRPr="000C666D" w14:paraId="55D0091B" w14:textId="77777777" w:rsidTr="00E1258F">
        <w:tc>
          <w:tcPr>
            <w:tcW w:w="8832" w:type="dxa"/>
            <w:shd w:val="clear" w:color="auto" w:fill="FFFFFF" w:themeFill="background1"/>
          </w:tcPr>
          <w:p w14:paraId="1C50761D" w14:textId="7D3AF430" w:rsidR="00E1258F" w:rsidRPr="00E1258F" w:rsidRDefault="00E1258F" w:rsidP="00DB51DD">
            <w:pPr>
              <w:rPr>
                <w:rFonts w:ascii="Arial" w:hAnsi="Arial" w:cs="Arial"/>
                <w:sz w:val="20"/>
                <w:szCs w:val="20"/>
              </w:rPr>
            </w:pPr>
            <w:r>
              <w:rPr>
                <w:rFonts w:ascii="Arial" w:hAnsi="Arial" w:cs="Arial"/>
                <w:sz w:val="20"/>
                <w:szCs w:val="20"/>
              </w:rPr>
              <w:t xml:space="preserve">If “intermediate” was selected, experts were taken to </w:t>
            </w:r>
            <w:r w:rsidRPr="00E1258F">
              <w:rPr>
                <w:rFonts w:ascii="Arial" w:hAnsi="Arial" w:cs="Arial"/>
                <w:b/>
                <w:bCs/>
                <w:i/>
                <w:iCs/>
                <w:sz w:val="20"/>
                <w:szCs w:val="20"/>
              </w:rPr>
              <w:t>Question 2</w:t>
            </w:r>
            <w:r w:rsidRPr="000C666D">
              <w:rPr>
                <w:rFonts w:ascii="Arial" w:hAnsi="Arial" w:cs="Arial"/>
                <w:sz w:val="20"/>
                <w:szCs w:val="20"/>
              </w:rPr>
              <w:t>.</w:t>
            </w:r>
            <w:r>
              <w:rPr>
                <w:rFonts w:ascii="Arial" w:hAnsi="Arial" w:cs="Arial"/>
                <w:sz w:val="20"/>
                <w:szCs w:val="20"/>
              </w:rPr>
              <w:br/>
              <w:t xml:space="preserve">If “low” or “high” were selected, experts were taken directly to </w:t>
            </w:r>
            <w:r w:rsidRPr="00E1258F">
              <w:rPr>
                <w:rFonts w:ascii="Arial" w:hAnsi="Arial" w:cs="Arial"/>
                <w:b/>
                <w:bCs/>
                <w:i/>
                <w:iCs/>
                <w:sz w:val="20"/>
                <w:szCs w:val="20"/>
              </w:rPr>
              <w:t>Question 3</w:t>
            </w:r>
            <w:r>
              <w:rPr>
                <w:rFonts w:ascii="Arial" w:hAnsi="Arial" w:cs="Arial"/>
                <w:sz w:val="20"/>
                <w:szCs w:val="20"/>
              </w:rPr>
              <w:t>.</w:t>
            </w:r>
          </w:p>
        </w:tc>
      </w:tr>
      <w:tr w:rsidR="008B5301" w:rsidRPr="000C666D" w14:paraId="3459943F" w14:textId="77777777" w:rsidTr="000C666D">
        <w:tc>
          <w:tcPr>
            <w:tcW w:w="8832" w:type="dxa"/>
            <w:shd w:val="clear" w:color="auto" w:fill="BFBFBF" w:themeFill="background1" w:themeFillShade="BF"/>
          </w:tcPr>
          <w:p w14:paraId="49E369AB" w14:textId="41AB7556" w:rsidR="008B5301" w:rsidRPr="000C666D" w:rsidRDefault="008B5301" w:rsidP="00DB51DD">
            <w:pPr>
              <w:rPr>
                <w:rFonts w:ascii="Arial" w:hAnsi="Arial" w:cs="Arial"/>
                <w:b/>
                <w:bCs/>
                <w:sz w:val="20"/>
                <w:szCs w:val="20"/>
              </w:rPr>
            </w:pPr>
            <w:r w:rsidRPr="000C666D">
              <w:rPr>
                <w:rFonts w:ascii="Arial" w:hAnsi="Arial" w:cs="Arial"/>
                <w:b/>
                <w:bCs/>
                <w:i/>
                <w:iCs/>
                <w:sz w:val="20"/>
                <w:szCs w:val="20"/>
              </w:rPr>
              <w:t>Question 2</w:t>
            </w:r>
          </w:p>
        </w:tc>
      </w:tr>
      <w:tr w:rsidR="00740D74" w:rsidRPr="000C666D" w14:paraId="4FD4E513" w14:textId="77777777" w:rsidTr="00740D74">
        <w:tc>
          <w:tcPr>
            <w:tcW w:w="8832" w:type="dxa"/>
          </w:tcPr>
          <w:p w14:paraId="56F2E2D1" w14:textId="1A2E91DB" w:rsidR="00740D74" w:rsidRPr="000C666D" w:rsidRDefault="00740D74" w:rsidP="00740D74">
            <w:pPr>
              <w:rPr>
                <w:rFonts w:ascii="Arial" w:hAnsi="Arial" w:cs="Arial"/>
                <w:b/>
                <w:bCs/>
                <w:sz w:val="20"/>
                <w:szCs w:val="20"/>
              </w:rPr>
            </w:pPr>
            <w:r w:rsidRPr="000C666D">
              <w:rPr>
                <w:rFonts w:ascii="Arial" w:hAnsi="Arial" w:cs="Arial"/>
                <w:b/>
                <w:bCs/>
                <w:sz w:val="20"/>
                <w:szCs w:val="20"/>
              </w:rPr>
              <w:t>Neuroimaging and EEG</w:t>
            </w:r>
          </w:p>
          <w:p w14:paraId="3EF44850" w14:textId="77777777" w:rsidR="00740D74" w:rsidRPr="000C666D" w:rsidRDefault="00740D74" w:rsidP="00740D74">
            <w:pPr>
              <w:rPr>
                <w:rFonts w:ascii="Arial" w:hAnsi="Arial" w:cs="Arial"/>
                <w:b/>
                <w:bCs/>
                <w:sz w:val="20"/>
                <w:szCs w:val="20"/>
              </w:rPr>
            </w:pPr>
          </w:p>
          <w:p w14:paraId="2C060E3C" w14:textId="77777777" w:rsidR="00740D74" w:rsidRPr="000C666D" w:rsidRDefault="00740D74" w:rsidP="00740D74">
            <w:pPr>
              <w:rPr>
                <w:rFonts w:ascii="Arial" w:hAnsi="Arial" w:cs="Arial"/>
                <w:sz w:val="20"/>
                <w:szCs w:val="20"/>
              </w:rPr>
            </w:pPr>
            <w:r w:rsidRPr="000C666D">
              <w:rPr>
                <w:rFonts w:ascii="Arial" w:hAnsi="Arial" w:cs="Arial"/>
                <w:sz w:val="20"/>
                <w:szCs w:val="20"/>
              </w:rPr>
              <w:t xml:space="preserve">A brain MRI showed symmetrical hippocampi but slight increase in T2 signal within the left hippocampus. </w:t>
            </w:r>
          </w:p>
          <w:p w14:paraId="22511BA8" w14:textId="77777777" w:rsidR="00740D74" w:rsidRPr="000C666D" w:rsidRDefault="00740D74" w:rsidP="00740D74">
            <w:pPr>
              <w:rPr>
                <w:rFonts w:ascii="Arial" w:hAnsi="Arial" w:cs="Arial"/>
                <w:sz w:val="20"/>
                <w:szCs w:val="20"/>
              </w:rPr>
            </w:pPr>
          </w:p>
          <w:p w14:paraId="0F3087C5" w14:textId="77777777" w:rsidR="00740D74" w:rsidRPr="000C666D" w:rsidRDefault="00740D74" w:rsidP="00740D74">
            <w:pPr>
              <w:rPr>
                <w:rFonts w:ascii="Arial" w:hAnsi="Arial" w:cs="Arial"/>
                <w:sz w:val="20"/>
                <w:szCs w:val="20"/>
              </w:rPr>
            </w:pPr>
            <w:r w:rsidRPr="000C666D">
              <w:rPr>
                <w:rFonts w:ascii="Arial" w:hAnsi="Arial" w:cs="Arial"/>
                <w:sz w:val="20"/>
                <w:szCs w:val="20"/>
              </w:rPr>
              <w:t>A representative sample of this patient's EEG is shown below.</w:t>
            </w:r>
          </w:p>
          <w:p w14:paraId="78DD4CD7" w14:textId="77777777" w:rsidR="008B5301" w:rsidRPr="000C666D" w:rsidRDefault="008B5301" w:rsidP="00740D74">
            <w:pPr>
              <w:rPr>
                <w:rFonts w:ascii="Arial" w:hAnsi="Arial" w:cs="Arial"/>
                <w:sz w:val="20"/>
                <w:szCs w:val="20"/>
              </w:rPr>
            </w:pPr>
          </w:p>
          <w:p w14:paraId="6B9B449B" w14:textId="6DBD778E" w:rsidR="008B5301" w:rsidRPr="000C666D" w:rsidRDefault="008B5301" w:rsidP="008B5301">
            <w:pPr>
              <w:rPr>
                <w:rFonts w:ascii="Arial" w:hAnsi="Arial" w:cs="Arial"/>
                <w:b/>
                <w:bCs/>
                <w:sz w:val="20"/>
                <w:szCs w:val="20"/>
              </w:rPr>
            </w:pPr>
            <w:r w:rsidRPr="000C666D">
              <w:rPr>
                <w:rFonts w:ascii="Arial" w:hAnsi="Arial" w:cs="Arial"/>
                <w:b/>
                <w:bCs/>
                <w:sz w:val="20"/>
                <w:szCs w:val="20"/>
              </w:rPr>
              <w:t>Based on the clinical data, neuroimaging, and EEG, do you think this patient has epilepsy?</w:t>
            </w:r>
          </w:p>
          <w:p w14:paraId="3EA3E7EB" w14:textId="77777777" w:rsidR="008B5301" w:rsidRPr="000C666D" w:rsidRDefault="008B5301" w:rsidP="008B5301">
            <w:pPr>
              <w:rPr>
                <w:rFonts w:ascii="Arial" w:hAnsi="Arial" w:cs="Arial"/>
                <w:b/>
                <w:bCs/>
                <w:sz w:val="20"/>
                <w:szCs w:val="20"/>
              </w:rPr>
            </w:pPr>
          </w:p>
          <w:p w14:paraId="3104F4B8" w14:textId="4BB3257C" w:rsidR="008B5301" w:rsidRPr="000C666D" w:rsidRDefault="008B5301" w:rsidP="008B5301">
            <w:pPr>
              <w:pStyle w:val="ListParagraph"/>
              <w:numPr>
                <w:ilvl w:val="0"/>
                <w:numId w:val="15"/>
              </w:numPr>
              <w:rPr>
                <w:rFonts w:ascii="Arial" w:eastAsia="Arial Unicode MS" w:hAnsi="Arial" w:cs="Arial"/>
                <w:sz w:val="20"/>
                <w:szCs w:val="20"/>
              </w:rPr>
            </w:pPr>
            <w:r w:rsidRPr="000C666D">
              <w:rPr>
                <w:rFonts w:ascii="Arial" w:eastAsia="Arial Unicode MS" w:hAnsi="Arial" w:cs="Arial"/>
                <w:sz w:val="20"/>
                <w:szCs w:val="20"/>
              </w:rPr>
              <w:t>Yes: this patient has epilepsy and an antiseizure drug should be started</w:t>
            </w:r>
          </w:p>
          <w:p w14:paraId="01A5C721" w14:textId="66FEE12E" w:rsidR="008B5301" w:rsidRPr="000C666D" w:rsidRDefault="008B5301" w:rsidP="008B5301">
            <w:pPr>
              <w:pStyle w:val="ListParagraph"/>
              <w:numPr>
                <w:ilvl w:val="0"/>
                <w:numId w:val="17"/>
              </w:numPr>
              <w:rPr>
                <w:rFonts w:ascii="Arial" w:eastAsia="Arial Unicode MS" w:hAnsi="Arial" w:cs="Arial"/>
                <w:sz w:val="20"/>
                <w:szCs w:val="20"/>
              </w:rPr>
            </w:pPr>
            <w:r w:rsidRPr="000C666D">
              <w:rPr>
                <w:rFonts w:ascii="Arial" w:eastAsia="Arial Unicode MS" w:hAnsi="Arial" w:cs="Arial"/>
                <w:sz w:val="20"/>
                <w:szCs w:val="20"/>
              </w:rPr>
              <w:t>No: this patient does not have epilepsy and an antiseizure drug should not be started</w:t>
            </w:r>
          </w:p>
        </w:tc>
      </w:tr>
      <w:tr w:rsidR="00740D74" w:rsidRPr="000C666D" w14:paraId="7B876163" w14:textId="77777777" w:rsidTr="000C666D">
        <w:tc>
          <w:tcPr>
            <w:tcW w:w="8832" w:type="dxa"/>
            <w:shd w:val="clear" w:color="auto" w:fill="BFBFBF" w:themeFill="background1" w:themeFillShade="BF"/>
          </w:tcPr>
          <w:p w14:paraId="3564EA90" w14:textId="44FD50C6" w:rsidR="00740D74" w:rsidRPr="000C666D" w:rsidRDefault="00C6432D" w:rsidP="00DB51DD">
            <w:pPr>
              <w:rPr>
                <w:rFonts w:ascii="Arial" w:hAnsi="Arial" w:cs="Arial"/>
                <w:b/>
                <w:bCs/>
                <w:sz w:val="20"/>
                <w:szCs w:val="20"/>
              </w:rPr>
            </w:pPr>
            <w:r>
              <w:rPr>
                <w:rFonts w:ascii="Arial" w:hAnsi="Arial" w:cs="Arial"/>
                <w:b/>
                <w:bCs/>
                <w:i/>
                <w:iCs/>
                <w:sz w:val="20"/>
                <w:szCs w:val="20"/>
              </w:rPr>
              <w:t>Question 3</w:t>
            </w:r>
          </w:p>
        </w:tc>
      </w:tr>
      <w:tr w:rsidR="00740D74" w:rsidRPr="000C666D" w14:paraId="64E1EA1B" w14:textId="77777777" w:rsidTr="00740D74">
        <w:tc>
          <w:tcPr>
            <w:tcW w:w="8832" w:type="dxa"/>
          </w:tcPr>
          <w:p w14:paraId="7F665CDE" w14:textId="35DEA354" w:rsidR="008B5301" w:rsidRPr="000C666D" w:rsidRDefault="008B5301" w:rsidP="008B5301">
            <w:pPr>
              <w:rPr>
                <w:rFonts w:ascii="Arial" w:hAnsi="Arial" w:cs="Arial"/>
                <w:b/>
                <w:bCs/>
                <w:sz w:val="20"/>
                <w:szCs w:val="20"/>
              </w:rPr>
            </w:pPr>
            <w:r w:rsidRPr="000C666D">
              <w:rPr>
                <w:rFonts w:ascii="Arial" w:hAnsi="Arial" w:cs="Arial"/>
                <w:b/>
                <w:bCs/>
                <w:sz w:val="20"/>
                <w:szCs w:val="20"/>
              </w:rPr>
              <w:t>Please rate the level of difficulty of this case (accounting for all the available data: clinical information, neuroimaging, EEG) in terms of determining whether or not this patient has epilepsy.</w:t>
            </w:r>
          </w:p>
          <w:p w14:paraId="15059A13" w14:textId="77777777" w:rsidR="008B5301" w:rsidRPr="000C666D" w:rsidRDefault="008B5301" w:rsidP="008B5301">
            <w:pPr>
              <w:rPr>
                <w:rFonts w:ascii="Arial" w:hAnsi="Arial" w:cs="Arial"/>
                <w:b/>
                <w:bCs/>
                <w:sz w:val="20"/>
                <w:szCs w:val="20"/>
              </w:rPr>
            </w:pPr>
          </w:p>
          <w:p w14:paraId="7057E034" w14:textId="77777777" w:rsidR="00740D74" w:rsidRPr="000C666D" w:rsidRDefault="008B5301" w:rsidP="008B5301">
            <w:pPr>
              <w:pStyle w:val="ListParagraph"/>
              <w:numPr>
                <w:ilvl w:val="0"/>
                <w:numId w:val="15"/>
              </w:numPr>
              <w:rPr>
                <w:rFonts w:ascii="Arial" w:eastAsia="Arial Unicode MS" w:hAnsi="Arial" w:cs="Arial"/>
                <w:sz w:val="20"/>
                <w:szCs w:val="20"/>
              </w:rPr>
            </w:pPr>
            <w:r w:rsidRPr="000C666D">
              <w:rPr>
                <w:rFonts w:ascii="Arial" w:eastAsia="Arial Unicode MS" w:hAnsi="Arial" w:cs="Arial"/>
                <w:sz w:val="20"/>
                <w:szCs w:val="20"/>
              </w:rPr>
              <w:t>Very easy</w:t>
            </w:r>
          </w:p>
          <w:p w14:paraId="00F41360" w14:textId="49790165" w:rsidR="008B5301" w:rsidRPr="000C666D" w:rsidRDefault="008B5301" w:rsidP="008B5301">
            <w:pPr>
              <w:pStyle w:val="ListParagraph"/>
              <w:numPr>
                <w:ilvl w:val="0"/>
                <w:numId w:val="15"/>
              </w:numPr>
              <w:rPr>
                <w:rFonts w:ascii="Arial" w:eastAsia="Arial Unicode MS" w:hAnsi="Arial" w:cs="Arial"/>
                <w:sz w:val="20"/>
                <w:szCs w:val="20"/>
              </w:rPr>
            </w:pPr>
            <w:r w:rsidRPr="000C666D">
              <w:rPr>
                <w:rFonts w:ascii="Arial" w:eastAsia="Arial Unicode MS" w:hAnsi="Arial" w:cs="Arial"/>
                <w:sz w:val="20"/>
                <w:szCs w:val="20"/>
              </w:rPr>
              <w:lastRenderedPageBreak/>
              <w:t>Easy</w:t>
            </w:r>
          </w:p>
          <w:p w14:paraId="5F71F21A" w14:textId="7D8714A6" w:rsidR="008B5301" w:rsidRPr="000C666D" w:rsidRDefault="008B5301" w:rsidP="008B5301">
            <w:pPr>
              <w:pStyle w:val="ListParagraph"/>
              <w:numPr>
                <w:ilvl w:val="0"/>
                <w:numId w:val="15"/>
              </w:numPr>
              <w:rPr>
                <w:rFonts w:ascii="Arial" w:eastAsia="Arial Unicode MS" w:hAnsi="Arial" w:cs="Arial"/>
                <w:sz w:val="20"/>
                <w:szCs w:val="20"/>
              </w:rPr>
            </w:pPr>
            <w:r w:rsidRPr="000C666D">
              <w:rPr>
                <w:rFonts w:ascii="Arial" w:eastAsia="Arial Unicode MS" w:hAnsi="Arial" w:cs="Arial"/>
                <w:sz w:val="20"/>
                <w:szCs w:val="20"/>
              </w:rPr>
              <w:t>Neither easy no</w:t>
            </w:r>
            <w:r w:rsidR="00C6432D">
              <w:rPr>
                <w:rFonts w:ascii="Arial" w:eastAsia="Arial Unicode MS" w:hAnsi="Arial" w:cs="Arial"/>
                <w:sz w:val="20"/>
                <w:szCs w:val="20"/>
              </w:rPr>
              <w:t>r</w:t>
            </w:r>
            <w:r w:rsidRPr="000C666D">
              <w:rPr>
                <w:rFonts w:ascii="Arial" w:eastAsia="Arial Unicode MS" w:hAnsi="Arial" w:cs="Arial"/>
                <w:sz w:val="20"/>
                <w:szCs w:val="20"/>
              </w:rPr>
              <w:t xml:space="preserve"> difficult</w:t>
            </w:r>
          </w:p>
          <w:p w14:paraId="5A0C26DD" w14:textId="039A861C" w:rsidR="008B5301" w:rsidRPr="000C666D" w:rsidRDefault="008B5301" w:rsidP="008B5301">
            <w:pPr>
              <w:pStyle w:val="ListParagraph"/>
              <w:numPr>
                <w:ilvl w:val="0"/>
                <w:numId w:val="15"/>
              </w:numPr>
              <w:rPr>
                <w:rFonts w:ascii="Arial" w:eastAsia="Arial Unicode MS" w:hAnsi="Arial" w:cs="Arial"/>
                <w:sz w:val="20"/>
                <w:szCs w:val="20"/>
              </w:rPr>
            </w:pPr>
            <w:r w:rsidRPr="000C666D">
              <w:rPr>
                <w:rFonts w:ascii="Arial" w:eastAsia="Arial Unicode MS" w:hAnsi="Arial" w:cs="Arial"/>
                <w:sz w:val="20"/>
                <w:szCs w:val="20"/>
              </w:rPr>
              <w:t>Difficult</w:t>
            </w:r>
          </w:p>
          <w:p w14:paraId="13B01352" w14:textId="117F3E31" w:rsidR="008B5301" w:rsidRPr="000C666D" w:rsidRDefault="008B5301" w:rsidP="008B5301">
            <w:pPr>
              <w:pStyle w:val="ListParagraph"/>
              <w:numPr>
                <w:ilvl w:val="0"/>
                <w:numId w:val="15"/>
              </w:numPr>
              <w:rPr>
                <w:rFonts w:ascii="Arial" w:eastAsia="Arial Unicode MS" w:hAnsi="Arial" w:cs="Arial"/>
                <w:sz w:val="20"/>
                <w:szCs w:val="20"/>
              </w:rPr>
            </w:pPr>
            <w:r w:rsidRPr="000C666D">
              <w:rPr>
                <w:rFonts w:ascii="Arial" w:eastAsia="Arial Unicode MS" w:hAnsi="Arial" w:cs="Arial"/>
                <w:sz w:val="20"/>
                <w:szCs w:val="20"/>
              </w:rPr>
              <w:t>Very difficult</w:t>
            </w:r>
          </w:p>
        </w:tc>
      </w:tr>
    </w:tbl>
    <w:p w14:paraId="4FA672AE" w14:textId="77777777" w:rsidR="00740D74" w:rsidRDefault="00740D74" w:rsidP="00DB51DD">
      <w:pPr>
        <w:rPr>
          <w:rFonts w:ascii="Arial" w:hAnsi="Arial" w:cs="Arial"/>
          <w:b/>
          <w:bCs/>
        </w:rPr>
      </w:pPr>
    </w:p>
    <w:p w14:paraId="641769B6" w14:textId="77777777" w:rsidR="008C1A08" w:rsidRDefault="008C1A08" w:rsidP="00DB51DD">
      <w:pPr>
        <w:rPr>
          <w:rFonts w:ascii="Arial" w:hAnsi="Arial" w:cs="Arial"/>
          <w:b/>
          <w:bCs/>
        </w:rPr>
      </w:pPr>
    </w:p>
    <w:p w14:paraId="3CF30147" w14:textId="092F25CB" w:rsidR="00A24A0A" w:rsidRDefault="00A24A0A" w:rsidP="00DB51DD">
      <w:pPr>
        <w:rPr>
          <w:ins w:id="210" w:author="Fábio Augusto Nascimento" w:date="2025-12-29T13:19:00Z" w16du:dateUtc="2025-12-29T19:19:00Z"/>
          <w:rFonts w:ascii="Arial" w:hAnsi="Arial" w:cs="Arial"/>
          <w:b/>
          <w:bCs/>
        </w:rPr>
      </w:pPr>
      <w:ins w:id="211" w:author="Fábio Augusto Nascimento" w:date="2025-12-29T13:19:00Z" w16du:dateUtc="2025-12-29T19:19:00Z">
        <w:r>
          <w:rPr>
            <w:rFonts w:ascii="Arial" w:hAnsi="Arial" w:cs="Arial"/>
            <w:b/>
            <w:bCs/>
          </w:rPr>
          <w:t>Table 3</w:t>
        </w:r>
      </w:ins>
    </w:p>
    <w:p w14:paraId="7177D2C6" w14:textId="77777777" w:rsidR="00A24A0A" w:rsidRDefault="00A24A0A" w:rsidP="00DB51DD">
      <w:pPr>
        <w:rPr>
          <w:rFonts w:ascii="Arial" w:hAnsi="Arial" w:cs="Arial"/>
          <w:b/>
          <w:bCs/>
        </w:rPr>
      </w:pPr>
    </w:p>
    <w:p w14:paraId="66FBA786" w14:textId="77777777" w:rsidR="00A24A0A" w:rsidRDefault="00A24A0A" w:rsidP="00DB51DD">
      <w:pPr>
        <w:rPr>
          <w:ins w:id="212" w:author="Fábio Augusto Nascimento" w:date="2025-12-29T13:19:00Z" w16du:dateUtc="2025-12-29T19:19:00Z"/>
          <w:rFonts w:ascii="Arial" w:hAnsi="Arial" w:cs="Arial"/>
          <w:b/>
          <w:bCs/>
        </w:rPr>
      </w:pPr>
    </w:p>
    <w:tbl>
      <w:tblPr>
        <w:tblStyle w:val="TableGrid"/>
        <w:tblW w:w="0" w:type="auto"/>
        <w:tblLook w:val="04A0" w:firstRow="1" w:lastRow="0" w:firstColumn="1" w:lastColumn="0" w:noHBand="0" w:noVBand="1"/>
      </w:tblPr>
      <w:tblGrid>
        <w:gridCol w:w="2155"/>
        <w:gridCol w:w="6677"/>
      </w:tblGrid>
      <w:tr w:rsidR="00A24A0A" w:rsidRPr="00A24A0A" w14:paraId="65D262A2" w14:textId="77777777" w:rsidTr="00A24A0A">
        <w:tc>
          <w:tcPr>
            <w:tcW w:w="2155" w:type="dxa"/>
          </w:tcPr>
          <w:p w14:paraId="33838071" w14:textId="77777777" w:rsidR="00A24A0A" w:rsidRPr="00A24A0A" w:rsidRDefault="00A24A0A" w:rsidP="00FB1F4A">
            <w:pPr>
              <w:rPr>
                <w:rFonts w:ascii="Arial" w:hAnsi="Arial" w:cs="Arial"/>
                <w:b/>
                <w:bCs/>
                <w:sz w:val="20"/>
                <w:szCs w:val="20"/>
              </w:rPr>
            </w:pPr>
            <w:r w:rsidRPr="00A24A0A">
              <w:rPr>
                <w:rFonts w:ascii="Arial" w:hAnsi="Arial" w:cs="Arial"/>
                <w:b/>
                <w:bCs/>
                <w:sz w:val="20"/>
                <w:szCs w:val="20"/>
              </w:rPr>
              <w:t>Component</w:t>
            </w:r>
          </w:p>
        </w:tc>
        <w:tc>
          <w:tcPr>
            <w:tcW w:w="6677" w:type="dxa"/>
          </w:tcPr>
          <w:p w14:paraId="56E3376E" w14:textId="77777777" w:rsidR="00A24A0A" w:rsidRPr="00A24A0A" w:rsidRDefault="00A24A0A" w:rsidP="00FB1F4A">
            <w:pPr>
              <w:rPr>
                <w:rFonts w:ascii="Arial" w:hAnsi="Arial" w:cs="Arial"/>
                <w:b/>
                <w:bCs/>
                <w:sz w:val="20"/>
                <w:szCs w:val="20"/>
              </w:rPr>
            </w:pPr>
            <w:r w:rsidRPr="00A24A0A">
              <w:rPr>
                <w:rFonts w:ascii="Arial" w:hAnsi="Arial" w:cs="Arial"/>
                <w:b/>
                <w:bCs/>
                <w:sz w:val="20"/>
                <w:szCs w:val="20"/>
              </w:rPr>
              <w:t>Definition</w:t>
            </w:r>
          </w:p>
        </w:tc>
      </w:tr>
      <w:tr w:rsidR="00A24A0A" w:rsidRPr="00A24A0A" w14:paraId="685287DC" w14:textId="77777777" w:rsidTr="00A24A0A">
        <w:tc>
          <w:tcPr>
            <w:tcW w:w="2155" w:type="dxa"/>
          </w:tcPr>
          <w:p w14:paraId="531EBB5D" w14:textId="77777777" w:rsidR="00A24A0A" w:rsidRPr="00A24A0A" w:rsidRDefault="00A24A0A" w:rsidP="00FB1F4A">
            <w:pPr>
              <w:rPr>
                <w:rFonts w:ascii="Arial" w:hAnsi="Arial" w:cs="Arial"/>
                <w:sz w:val="20"/>
                <w:szCs w:val="20"/>
              </w:rPr>
            </w:pPr>
            <w:r w:rsidRPr="00A24A0A">
              <w:rPr>
                <w:rFonts w:ascii="Arial" w:hAnsi="Arial" w:cs="Arial"/>
                <w:sz w:val="20"/>
                <w:szCs w:val="20"/>
              </w:rPr>
              <w:t>Signal (S)</w:t>
            </w:r>
          </w:p>
        </w:tc>
        <w:tc>
          <w:tcPr>
            <w:tcW w:w="6677" w:type="dxa"/>
          </w:tcPr>
          <w:p w14:paraId="11935AE5" w14:textId="77777777" w:rsidR="00A24A0A" w:rsidRDefault="00A24A0A" w:rsidP="00A24A0A">
            <w:pPr>
              <w:pStyle w:val="ListParagraph"/>
              <w:numPr>
                <w:ilvl w:val="0"/>
                <w:numId w:val="20"/>
              </w:numPr>
              <w:spacing w:after="0" w:line="240" w:lineRule="auto"/>
              <w:rPr>
                <w:rFonts w:ascii="Arial" w:hAnsi="Arial" w:cs="Arial"/>
                <w:sz w:val="20"/>
                <w:szCs w:val="20"/>
              </w:rPr>
            </w:pPr>
            <w:r w:rsidRPr="00A24A0A">
              <w:rPr>
                <w:rFonts w:ascii="Arial" w:hAnsi="Arial" w:cs="Arial"/>
                <w:sz w:val="20"/>
                <w:szCs w:val="20"/>
              </w:rPr>
              <w:t>Variation of expert responses based on actual case difficulty differences</w:t>
            </w:r>
          </w:p>
          <w:p w14:paraId="5D06C8CF" w14:textId="338E0E50" w:rsidR="008C1A08" w:rsidRPr="00A24A0A" w:rsidRDefault="008C1A08" w:rsidP="00A24A0A">
            <w:pPr>
              <w:pStyle w:val="ListParagraph"/>
              <w:numPr>
                <w:ilvl w:val="0"/>
                <w:numId w:val="20"/>
              </w:numPr>
              <w:spacing w:after="0" w:line="240" w:lineRule="auto"/>
              <w:rPr>
                <w:rFonts w:ascii="Arial" w:hAnsi="Arial" w:cs="Arial"/>
                <w:sz w:val="20"/>
                <w:szCs w:val="20"/>
              </w:rPr>
            </w:pPr>
            <w:r>
              <w:rPr>
                <w:rFonts w:ascii="Arial" w:hAnsi="Arial" w:cs="Arial"/>
                <w:sz w:val="20"/>
                <w:szCs w:val="20"/>
              </w:rPr>
              <w:t>“Consensus variation”</w:t>
            </w:r>
          </w:p>
        </w:tc>
      </w:tr>
      <w:tr w:rsidR="00A24A0A" w:rsidRPr="00A24A0A" w14:paraId="7C1F313B" w14:textId="77777777" w:rsidTr="00A24A0A">
        <w:tc>
          <w:tcPr>
            <w:tcW w:w="2155" w:type="dxa"/>
          </w:tcPr>
          <w:p w14:paraId="4132FAE2" w14:textId="77777777" w:rsidR="00A24A0A" w:rsidRPr="00A24A0A" w:rsidRDefault="00A24A0A" w:rsidP="00FB1F4A">
            <w:pPr>
              <w:rPr>
                <w:rFonts w:ascii="Arial" w:hAnsi="Arial" w:cs="Arial"/>
                <w:sz w:val="20"/>
                <w:szCs w:val="20"/>
              </w:rPr>
            </w:pPr>
            <w:r w:rsidRPr="00A24A0A">
              <w:rPr>
                <w:rFonts w:ascii="Arial" w:hAnsi="Arial" w:cs="Arial"/>
                <w:sz w:val="20"/>
                <w:szCs w:val="20"/>
              </w:rPr>
              <w:t>Signal strength</w:t>
            </w:r>
          </w:p>
        </w:tc>
        <w:tc>
          <w:tcPr>
            <w:tcW w:w="6677" w:type="dxa"/>
          </w:tcPr>
          <w:p w14:paraId="5BCF8285" w14:textId="77777777" w:rsidR="00A24A0A" w:rsidRPr="00A24A0A" w:rsidRDefault="00A24A0A" w:rsidP="00A24A0A">
            <w:pPr>
              <w:pStyle w:val="ListParagraph"/>
              <w:numPr>
                <w:ilvl w:val="0"/>
                <w:numId w:val="20"/>
              </w:numPr>
              <w:spacing w:after="0" w:line="240" w:lineRule="auto"/>
              <w:rPr>
                <w:rFonts w:ascii="Arial" w:hAnsi="Arial" w:cs="Arial"/>
                <w:sz w:val="20"/>
                <w:szCs w:val="20"/>
              </w:rPr>
            </w:pPr>
            <w:r w:rsidRPr="00A24A0A">
              <w:rPr>
                <w:rFonts w:ascii="Arial" w:hAnsi="Arial" w:cs="Arial"/>
                <w:sz w:val="20"/>
                <w:szCs w:val="20"/>
              </w:rPr>
              <w:t>Proportion of variation of expert responses explained by case difficulty differences</w:t>
            </w:r>
          </w:p>
          <w:p w14:paraId="42CF2107" w14:textId="77777777" w:rsidR="00A24A0A" w:rsidRPr="00A24A0A" w:rsidRDefault="00A24A0A" w:rsidP="00A24A0A">
            <w:pPr>
              <w:pStyle w:val="ListParagraph"/>
              <w:numPr>
                <w:ilvl w:val="0"/>
                <w:numId w:val="20"/>
              </w:numPr>
              <w:spacing w:after="0" w:line="240" w:lineRule="auto"/>
              <w:rPr>
                <w:rFonts w:ascii="Arial" w:hAnsi="Arial" w:cs="Arial"/>
                <w:sz w:val="20"/>
                <w:szCs w:val="20"/>
              </w:rPr>
            </w:pPr>
            <w:r w:rsidRPr="00A24A0A">
              <w:rPr>
                <w:rFonts w:ascii="Arial" w:hAnsi="Arial" w:cs="Arial"/>
                <w:sz w:val="20"/>
                <w:szCs w:val="20"/>
              </w:rPr>
              <w:t>Calculated from the variation across cases in the frequency of affirmative (epilepsy) diagnosis</w:t>
            </w:r>
          </w:p>
          <w:p w14:paraId="1F32D4EC" w14:textId="77777777" w:rsidR="00A24A0A" w:rsidRPr="00A24A0A" w:rsidRDefault="00A24A0A" w:rsidP="00FB1F4A">
            <w:pPr>
              <w:rPr>
                <w:rFonts w:ascii="Arial" w:hAnsi="Arial" w:cs="Arial"/>
                <w:sz w:val="20"/>
                <w:szCs w:val="20"/>
              </w:rPr>
            </w:pPr>
          </w:p>
        </w:tc>
      </w:tr>
      <w:tr w:rsidR="00A24A0A" w:rsidRPr="00A24A0A" w14:paraId="77F7FDC9" w14:textId="77777777" w:rsidTr="00A24A0A">
        <w:tc>
          <w:tcPr>
            <w:tcW w:w="2155" w:type="dxa"/>
          </w:tcPr>
          <w:p w14:paraId="53B099EC" w14:textId="77777777" w:rsidR="00A24A0A" w:rsidRPr="00A24A0A" w:rsidRDefault="00A24A0A" w:rsidP="00FB1F4A">
            <w:pPr>
              <w:rPr>
                <w:rFonts w:ascii="Arial" w:hAnsi="Arial" w:cs="Arial"/>
                <w:sz w:val="20"/>
                <w:szCs w:val="20"/>
              </w:rPr>
            </w:pPr>
            <w:r w:rsidRPr="00A24A0A">
              <w:rPr>
                <w:rFonts w:ascii="Arial" w:hAnsi="Arial" w:cs="Arial"/>
                <w:sz w:val="20"/>
                <w:szCs w:val="20"/>
              </w:rPr>
              <w:t>System noise</w:t>
            </w:r>
          </w:p>
        </w:tc>
        <w:tc>
          <w:tcPr>
            <w:tcW w:w="6677" w:type="dxa"/>
          </w:tcPr>
          <w:p w14:paraId="390DC562" w14:textId="77777777" w:rsidR="00A24A0A" w:rsidRPr="00A24A0A" w:rsidRDefault="00A24A0A" w:rsidP="00A24A0A">
            <w:pPr>
              <w:pStyle w:val="ListParagraph"/>
              <w:numPr>
                <w:ilvl w:val="0"/>
                <w:numId w:val="21"/>
              </w:numPr>
              <w:spacing w:after="0" w:line="240" w:lineRule="auto"/>
              <w:rPr>
                <w:rFonts w:ascii="Arial" w:hAnsi="Arial" w:cs="Arial"/>
                <w:sz w:val="20"/>
                <w:szCs w:val="20"/>
              </w:rPr>
            </w:pPr>
            <w:r w:rsidRPr="00A24A0A">
              <w:rPr>
                <w:rFonts w:ascii="Arial" w:hAnsi="Arial" w:cs="Arial"/>
                <w:sz w:val="20"/>
                <w:szCs w:val="20"/>
              </w:rPr>
              <w:t>Proportion of variation of expert responses that cannot be explained by case difficulty differences</w:t>
            </w:r>
          </w:p>
          <w:p w14:paraId="605A017D" w14:textId="77777777" w:rsidR="00A24A0A" w:rsidRPr="00A24A0A" w:rsidRDefault="00A24A0A" w:rsidP="00A24A0A">
            <w:pPr>
              <w:pStyle w:val="ListParagraph"/>
              <w:numPr>
                <w:ilvl w:val="0"/>
                <w:numId w:val="21"/>
              </w:numPr>
              <w:spacing w:after="0" w:line="240" w:lineRule="auto"/>
              <w:rPr>
                <w:rFonts w:ascii="Arial" w:hAnsi="Arial" w:cs="Arial"/>
                <w:sz w:val="20"/>
                <w:szCs w:val="20"/>
              </w:rPr>
            </w:pPr>
            <w:r w:rsidRPr="00A24A0A">
              <w:rPr>
                <w:rFonts w:ascii="Arial" w:hAnsi="Arial" w:cs="Arial"/>
                <w:sz w:val="20"/>
                <w:szCs w:val="20"/>
              </w:rPr>
              <w:t>Decomposed into level noise, pattern noise, and occasion noise</w:t>
            </w:r>
          </w:p>
        </w:tc>
      </w:tr>
      <w:tr w:rsidR="00A24A0A" w:rsidRPr="00A24A0A" w14:paraId="38FD43A5" w14:textId="77777777" w:rsidTr="00A24A0A">
        <w:tc>
          <w:tcPr>
            <w:tcW w:w="2155" w:type="dxa"/>
          </w:tcPr>
          <w:p w14:paraId="7FCFFF01" w14:textId="77777777" w:rsidR="00A24A0A" w:rsidRPr="00A24A0A" w:rsidRDefault="00A24A0A" w:rsidP="00FB1F4A">
            <w:pPr>
              <w:rPr>
                <w:rFonts w:ascii="Arial" w:hAnsi="Arial" w:cs="Arial"/>
                <w:sz w:val="20"/>
                <w:szCs w:val="20"/>
              </w:rPr>
            </w:pPr>
            <w:r w:rsidRPr="00A24A0A">
              <w:rPr>
                <w:rFonts w:ascii="Arial" w:hAnsi="Arial" w:cs="Arial"/>
                <w:sz w:val="20"/>
                <w:szCs w:val="20"/>
              </w:rPr>
              <w:t>Level noise (LN)</w:t>
            </w:r>
          </w:p>
        </w:tc>
        <w:tc>
          <w:tcPr>
            <w:tcW w:w="6677" w:type="dxa"/>
          </w:tcPr>
          <w:p w14:paraId="6976B449" w14:textId="77777777" w:rsidR="00A24A0A" w:rsidRPr="00A24A0A" w:rsidRDefault="00A24A0A" w:rsidP="00A24A0A">
            <w:pPr>
              <w:pStyle w:val="ListParagraph"/>
              <w:numPr>
                <w:ilvl w:val="0"/>
                <w:numId w:val="22"/>
              </w:numPr>
              <w:spacing w:after="0" w:line="240" w:lineRule="auto"/>
              <w:rPr>
                <w:rFonts w:ascii="Arial" w:hAnsi="Arial" w:cs="Arial"/>
                <w:sz w:val="20"/>
                <w:szCs w:val="20"/>
              </w:rPr>
            </w:pPr>
            <w:r w:rsidRPr="00A24A0A">
              <w:rPr>
                <w:rFonts w:ascii="Arial" w:hAnsi="Arial" w:cs="Arial"/>
                <w:sz w:val="20"/>
                <w:szCs w:val="20"/>
              </w:rPr>
              <w:t>Effect of the expert</w:t>
            </w:r>
          </w:p>
          <w:p w14:paraId="09EF3628" w14:textId="77777777" w:rsidR="00A24A0A" w:rsidRPr="00A24A0A" w:rsidRDefault="00A24A0A" w:rsidP="00A24A0A">
            <w:pPr>
              <w:pStyle w:val="ListParagraph"/>
              <w:numPr>
                <w:ilvl w:val="0"/>
                <w:numId w:val="22"/>
              </w:numPr>
              <w:spacing w:after="0" w:line="240" w:lineRule="auto"/>
              <w:rPr>
                <w:rFonts w:ascii="Arial" w:hAnsi="Arial" w:cs="Arial"/>
                <w:sz w:val="20"/>
                <w:szCs w:val="20"/>
              </w:rPr>
            </w:pPr>
            <w:r w:rsidRPr="00A24A0A">
              <w:rPr>
                <w:rFonts w:ascii="Arial" w:hAnsi="Arial" w:cs="Arial"/>
                <w:sz w:val="20"/>
                <w:szCs w:val="20"/>
              </w:rPr>
              <w:t>Expert’s tendency to over- or under-diagnose epilepsy relative to other experts</w:t>
            </w:r>
          </w:p>
        </w:tc>
      </w:tr>
      <w:tr w:rsidR="00A24A0A" w:rsidRPr="00A24A0A" w14:paraId="7DE89E71" w14:textId="77777777" w:rsidTr="00A24A0A">
        <w:tc>
          <w:tcPr>
            <w:tcW w:w="2155" w:type="dxa"/>
          </w:tcPr>
          <w:p w14:paraId="6718E3BC" w14:textId="77777777" w:rsidR="00A24A0A" w:rsidRPr="00A24A0A" w:rsidRDefault="00A24A0A" w:rsidP="00FB1F4A">
            <w:pPr>
              <w:rPr>
                <w:rFonts w:ascii="Arial" w:hAnsi="Arial" w:cs="Arial"/>
                <w:sz w:val="20"/>
                <w:szCs w:val="20"/>
              </w:rPr>
            </w:pPr>
            <w:r w:rsidRPr="00A24A0A">
              <w:rPr>
                <w:rFonts w:ascii="Arial" w:hAnsi="Arial" w:cs="Arial"/>
                <w:sz w:val="20"/>
                <w:szCs w:val="20"/>
              </w:rPr>
              <w:t>Pattern noise (PN)</w:t>
            </w:r>
          </w:p>
        </w:tc>
        <w:tc>
          <w:tcPr>
            <w:tcW w:w="6677" w:type="dxa"/>
          </w:tcPr>
          <w:p w14:paraId="40E5987C" w14:textId="77777777" w:rsidR="00A24A0A" w:rsidRPr="00A24A0A" w:rsidRDefault="00A24A0A" w:rsidP="00A24A0A">
            <w:pPr>
              <w:pStyle w:val="ListParagraph"/>
              <w:numPr>
                <w:ilvl w:val="0"/>
                <w:numId w:val="22"/>
              </w:numPr>
              <w:spacing w:after="0" w:line="240" w:lineRule="auto"/>
              <w:rPr>
                <w:rFonts w:ascii="Arial" w:hAnsi="Arial" w:cs="Arial"/>
                <w:sz w:val="20"/>
                <w:szCs w:val="20"/>
              </w:rPr>
            </w:pPr>
            <w:r w:rsidRPr="00A24A0A">
              <w:rPr>
                <w:rFonts w:ascii="Arial" w:hAnsi="Arial" w:cs="Arial"/>
                <w:sz w:val="20"/>
                <w:szCs w:val="20"/>
              </w:rPr>
              <w:t>Effect of the interaction between the expert and cases</w:t>
            </w:r>
          </w:p>
          <w:p w14:paraId="4317AA2F" w14:textId="77777777" w:rsidR="00A24A0A" w:rsidRPr="00A24A0A" w:rsidRDefault="00A24A0A" w:rsidP="00A24A0A">
            <w:pPr>
              <w:pStyle w:val="ListParagraph"/>
              <w:numPr>
                <w:ilvl w:val="0"/>
                <w:numId w:val="22"/>
              </w:numPr>
              <w:spacing w:after="0" w:line="240" w:lineRule="auto"/>
              <w:rPr>
                <w:rFonts w:ascii="Arial" w:hAnsi="Arial" w:cs="Arial"/>
                <w:sz w:val="20"/>
                <w:szCs w:val="20"/>
              </w:rPr>
            </w:pPr>
            <w:r w:rsidRPr="00A24A0A">
              <w:rPr>
                <w:rFonts w:ascii="Arial" w:hAnsi="Arial" w:cs="Arial"/>
                <w:sz w:val="20"/>
                <w:szCs w:val="20"/>
              </w:rPr>
              <w:t>Expert’s idiosyncratic but stable responses to information about cases</w:t>
            </w:r>
          </w:p>
        </w:tc>
      </w:tr>
      <w:tr w:rsidR="00A24A0A" w:rsidRPr="00A24A0A" w14:paraId="49F412EE" w14:textId="77777777" w:rsidTr="00A24A0A">
        <w:tc>
          <w:tcPr>
            <w:tcW w:w="2155" w:type="dxa"/>
          </w:tcPr>
          <w:p w14:paraId="60135F4B" w14:textId="77777777" w:rsidR="00A24A0A" w:rsidRPr="00A24A0A" w:rsidRDefault="00A24A0A" w:rsidP="00FB1F4A">
            <w:pPr>
              <w:rPr>
                <w:rFonts w:ascii="Arial" w:hAnsi="Arial" w:cs="Arial"/>
                <w:sz w:val="20"/>
                <w:szCs w:val="20"/>
              </w:rPr>
            </w:pPr>
            <w:r w:rsidRPr="00A24A0A">
              <w:rPr>
                <w:rFonts w:ascii="Arial" w:hAnsi="Arial" w:cs="Arial"/>
                <w:sz w:val="20"/>
                <w:szCs w:val="20"/>
              </w:rPr>
              <w:t>Occasion noise (ON)</w:t>
            </w:r>
          </w:p>
        </w:tc>
        <w:tc>
          <w:tcPr>
            <w:tcW w:w="6677" w:type="dxa"/>
          </w:tcPr>
          <w:p w14:paraId="623B9F07" w14:textId="77777777" w:rsidR="00A24A0A" w:rsidRPr="00A24A0A" w:rsidRDefault="00A24A0A" w:rsidP="00A24A0A">
            <w:pPr>
              <w:pStyle w:val="ListParagraph"/>
              <w:numPr>
                <w:ilvl w:val="0"/>
                <w:numId w:val="22"/>
              </w:numPr>
              <w:spacing w:after="0" w:line="240" w:lineRule="auto"/>
              <w:rPr>
                <w:rFonts w:ascii="Arial" w:hAnsi="Arial" w:cs="Arial"/>
                <w:sz w:val="20"/>
                <w:szCs w:val="20"/>
              </w:rPr>
            </w:pPr>
            <w:r w:rsidRPr="00A24A0A">
              <w:rPr>
                <w:rFonts w:ascii="Arial" w:hAnsi="Arial" w:cs="Arial"/>
                <w:sz w:val="20"/>
                <w:szCs w:val="20"/>
              </w:rPr>
              <w:t>Effect of the interaction between the expert, cases, and time (within-expert temporal variability)</w:t>
            </w:r>
          </w:p>
          <w:p w14:paraId="2450C721" w14:textId="2C388D3F" w:rsidR="00A24A0A" w:rsidRPr="00A24A0A" w:rsidRDefault="00A24A0A" w:rsidP="00A24A0A">
            <w:pPr>
              <w:pStyle w:val="ListParagraph"/>
              <w:numPr>
                <w:ilvl w:val="0"/>
                <w:numId w:val="22"/>
              </w:numPr>
              <w:spacing w:after="0" w:line="240" w:lineRule="auto"/>
              <w:rPr>
                <w:rFonts w:ascii="Arial" w:hAnsi="Arial" w:cs="Arial"/>
                <w:sz w:val="20"/>
                <w:szCs w:val="20"/>
              </w:rPr>
            </w:pPr>
            <w:r w:rsidRPr="00A24A0A">
              <w:rPr>
                <w:rFonts w:ascii="Arial" w:hAnsi="Arial" w:cs="Arial"/>
                <w:sz w:val="20"/>
                <w:szCs w:val="20"/>
              </w:rPr>
              <w:t>Expert’s tendency to change the judgment when reviewing the same case on different occasions</w:t>
            </w:r>
          </w:p>
        </w:tc>
      </w:tr>
    </w:tbl>
    <w:p w14:paraId="166C3597" w14:textId="77777777" w:rsidR="00A24A0A" w:rsidRDefault="00A24A0A" w:rsidP="00DB51DD">
      <w:pPr>
        <w:rPr>
          <w:rFonts w:ascii="Arial" w:hAnsi="Arial" w:cs="Arial"/>
          <w:b/>
          <w:bCs/>
        </w:rPr>
      </w:pPr>
    </w:p>
    <w:p w14:paraId="65EC122E" w14:textId="77777777" w:rsidR="00A24A0A" w:rsidRDefault="00A24A0A" w:rsidP="00DB51DD">
      <w:pPr>
        <w:rPr>
          <w:rFonts w:ascii="Arial" w:hAnsi="Arial" w:cs="Arial"/>
          <w:b/>
          <w:bCs/>
        </w:rPr>
      </w:pPr>
    </w:p>
    <w:p w14:paraId="32C3652E" w14:textId="77777777" w:rsidR="00A24A0A" w:rsidRDefault="00A24A0A" w:rsidP="00DB51DD">
      <w:pPr>
        <w:rPr>
          <w:rFonts w:ascii="Arial" w:hAnsi="Arial" w:cs="Arial"/>
          <w:b/>
          <w:bCs/>
        </w:rPr>
      </w:pPr>
    </w:p>
    <w:p w14:paraId="769B6ADB" w14:textId="77777777" w:rsidR="00A24A0A" w:rsidRDefault="00A24A0A" w:rsidP="00DB51DD">
      <w:pPr>
        <w:rPr>
          <w:rFonts w:ascii="Arial" w:hAnsi="Arial" w:cs="Arial"/>
          <w:b/>
          <w:bCs/>
        </w:rPr>
      </w:pPr>
    </w:p>
    <w:p w14:paraId="0957830A" w14:textId="77777777" w:rsidR="00A24A0A" w:rsidRDefault="00A24A0A" w:rsidP="00DB51DD">
      <w:pPr>
        <w:rPr>
          <w:ins w:id="213" w:author="Fábio Augusto Nascimento" w:date="2025-12-29T13:19:00Z" w16du:dateUtc="2025-12-29T19:19:00Z"/>
          <w:rFonts w:ascii="Arial" w:hAnsi="Arial" w:cs="Arial"/>
          <w:b/>
          <w:bCs/>
        </w:rPr>
      </w:pPr>
    </w:p>
    <w:p w14:paraId="5E0267C3" w14:textId="77777777" w:rsidR="00A24A0A" w:rsidRDefault="00A24A0A" w:rsidP="00DB51DD">
      <w:pPr>
        <w:rPr>
          <w:ins w:id="214" w:author="Fábio Augusto Nascimento" w:date="2025-12-29T13:19:00Z" w16du:dateUtc="2025-12-29T19:19:00Z"/>
          <w:rFonts w:ascii="Arial" w:hAnsi="Arial" w:cs="Arial"/>
          <w:b/>
          <w:bCs/>
        </w:rPr>
      </w:pPr>
    </w:p>
    <w:p w14:paraId="4FDF2F95" w14:textId="77777777" w:rsidR="00A24A0A" w:rsidRDefault="00A24A0A" w:rsidP="00DB51DD">
      <w:pPr>
        <w:rPr>
          <w:ins w:id="215" w:author="Fábio Augusto Nascimento" w:date="2025-12-29T13:19:00Z" w16du:dateUtc="2025-12-29T19:19:00Z"/>
          <w:rFonts w:ascii="Arial" w:hAnsi="Arial" w:cs="Arial"/>
          <w:b/>
          <w:bCs/>
        </w:rPr>
      </w:pPr>
    </w:p>
    <w:p w14:paraId="2EF1F922" w14:textId="77777777" w:rsidR="00A24A0A" w:rsidRDefault="00A24A0A" w:rsidP="00DB51DD">
      <w:pPr>
        <w:rPr>
          <w:ins w:id="216" w:author="Fábio Augusto Nascimento" w:date="2025-12-29T13:19:00Z" w16du:dateUtc="2025-12-29T19:19:00Z"/>
          <w:rFonts w:ascii="Arial" w:hAnsi="Arial" w:cs="Arial"/>
          <w:b/>
          <w:bCs/>
        </w:rPr>
      </w:pPr>
    </w:p>
    <w:p w14:paraId="3A6E2994" w14:textId="77777777" w:rsidR="00A24A0A" w:rsidRDefault="00A24A0A" w:rsidP="00DB51DD">
      <w:pPr>
        <w:rPr>
          <w:ins w:id="217" w:author="Fábio Augusto Nascimento" w:date="2025-12-29T13:19:00Z" w16du:dateUtc="2025-12-29T19:19:00Z"/>
          <w:rFonts w:ascii="Arial" w:hAnsi="Arial" w:cs="Arial"/>
          <w:b/>
          <w:bCs/>
        </w:rPr>
      </w:pPr>
    </w:p>
    <w:p w14:paraId="3B0BD60E" w14:textId="77777777" w:rsidR="00A24A0A" w:rsidRDefault="00A24A0A" w:rsidP="00DB51DD">
      <w:pPr>
        <w:rPr>
          <w:ins w:id="218" w:author="Fábio Augusto Nascimento" w:date="2025-12-29T13:19:00Z" w16du:dateUtc="2025-12-29T19:19:00Z"/>
          <w:rFonts w:ascii="Arial" w:hAnsi="Arial" w:cs="Arial"/>
          <w:b/>
          <w:bCs/>
        </w:rPr>
      </w:pPr>
    </w:p>
    <w:p w14:paraId="6925533A" w14:textId="77777777" w:rsidR="00A24A0A" w:rsidRDefault="00A24A0A" w:rsidP="00DB51DD">
      <w:pPr>
        <w:rPr>
          <w:ins w:id="219" w:author="Fábio Augusto Nascimento" w:date="2025-12-29T13:19:00Z" w16du:dateUtc="2025-12-29T19:19:00Z"/>
          <w:rFonts w:ascii="Arial" w:hAnsi="Arial" w:cs="Arial"/>
          <w:b/>
          <w:bCs/>
        </w:rPr>
      </w:pPr>
    </w:p>
    <w:p w14:paraId="1AE30975" w14:textId="77777777" w:rsidR="00A24A0A" w:rsidRDefault="00A24A0A" w:rsidP="00DB51DD">
      <w:pPr>
        <w:rPr>
          <w:ins w:id="220" w:author="Fábio Augusto Nascimento" w:date="2025-12-29T13:19:00Z" w16du:dateUtc="2025-12-29T19:19:00Z"/>
          <w:rFonts w:ascii="Arial" w:hAnsi="Arial" w:cs="Arial"/>
          <w:b/>
          <w:bCs/>
        </w:rPr>
      </w:pPr>
    </w:p>
    <w:p w14:paraId="7FE3AC8A" w14:textId="77777777" w:rsidR="00A24A0A" w:rsidRDefault="00A24A0A" w:rsidP="00DB51DD">
      <w:pPr>
        <w:rPr>
          <w:ins w:id="221" w:author="Fábio Augusto Nascimento" w:date="2025-12-29T13:19:00Z" w16du:dateUtc="2025-12-29T19:19:00Z"/>
          <w:rFonts w:ascii="Arial" w:hAnsi="Arial" w:cs="Arial"/>
          <w:b/>
          <w:bCs/>
        </w:rPr>
      </w:pPr>
    </w:p>
    <w:p w14:paraId="6C223F60" w14:textId="77777777" w:rsidR="00A24A0A" w:rsidRDefault="00A24A0A" w:rsidP="00DB51DD">
      <w:pPr>
        <w:rPr>
          <w:ins w:id="222" w:author="Fábio Augusto Nascimento" w:date="2025-12-29T13:19:00Z" w16du:dateUtc="2025-12-29T19:19:00Z"/>
          <w:rFonts w:ascii="Arial" w:hAnsi="Arial" w:cs="Arial"/>
          <w:b/>
          <w:bCs/>
        </w:rPr>
      </w:pPr>
    </w:p>
    <w:p w14:paraId="68B50BE0" w14:textId="77777777" w:rsidR="00A24A0A" w:rsidRDefault="00A24A0A" w:rsidP="00DB51DD">
      <w:pPr>
        <w:rPr>
          <w:ins w:id="223" w:author="Fábio Augusto Nascimento" w:date="2025-12-29T13:19:00Z" w16du:dateUtc="2025-12-29T19:19:00Z"/>
          <w:rFonts w:ascii="Arial" w:hAnsi="Arial" w:cs="Arial"/>
          <w:b/>
          <w:bCs/>
        </w:rPr>
      </w:pPr>
    </w:p>
    <w:p w14:paraId="049281D6" w14:textId="77777777" w:rsidR="00A24A0A" w:rsidRDefault="00A24A0A" w:rsidP="00DB51DD">
      <w:pPr>
        <w:rPr>
          <w:ins w:id="224" w:author="Fábio Augusto Nascimento" w:date="2025-12-29T13:19:00Z" w16du:dateUtc="2025-12-29T19:19:00Z"/>
          <w:rFonts w:ascii="Arial" w:hAnsi="Arial" w:cs="Arial"/>
          <w:b/>
          <w:bCs/>
        </w:rPr>
      </w:pPr>
    </w:p>
    <w:p w14:paraId="16795A29" w14:textId="77777777" w:rsidR="00A24A0A" w:rsidRDefault="00A24A0A" w:rsidP="00DB51DD">
      <w:pPr>
        <w:rPr>
          <w:ins w:id="225" w:author="Fábio Augusto Nascimento" w:date="2025-12-29T13:19:00Z" w16du:dateUtc="2025-12-29T19:19:00Z"/>
          <w:rFonts w:ascii="Arial" w:hAnsi="Arial" w:cs="Arial"/>
          <w:b/>
          <w:bCs/>
        </w:rPr>
      </w:pPr>
    </w:p>
    <w:p w14:paraId="7D7110D1" w14:textId="77777777" w:rsidR="00A24A0A" w:rsidRDefault="00A24A0A" w:rsidP="00DB51DD">
      <w:pPr>
        <w:rPr>
          <w:ins w:id="226" w:author="Fábio Augusto Nascimento" w:date="2025-12-29T13:19:00Z" w16du:dateUtc="2025-12-29T19:19:00Z"/>
          <w:rFonts w:ascii="Arial" w:hAnsi="Arial" w:cs="Arial"/>
          <w:b/>
          <w:bCs/>
        </w:rPr>
      </w:pPr>
    </w:p>
    <w:p w14:paraId="1588F449" w14:textId="77777777" w:rsidR="00A24A0A" w:rsidRDefault="00A24A0A" w:rsidP="00DB51DD">
      <w:pPr>
        <w:rPr>
          <w:ins w:id="227" w:author="Fábio Augusto Nascimento" w:date="2025-12-29T13:19:00Z" w16du:dateUtc="2025-12-29T19:19:00Z"/>
          <w:rFonts w:ascii="Arial" w:hAnsi="Arial" w:cs="Arial"/>
          <w:b/>
          <w:bCs/>
        </w:rPr>
      </w:pPr>
    </w:p>
    <w:p w14:paraId="31024D57" w14:textId="77777777" w:rsidR="00A24A0A" w:rsidRDefault="00A24A0A" w:rsidP="00DB51DD">
      <w:pPr>
        <w:rPr>
          <w:ins w:id="228" w:author="Fábio Augusto Nascimento" w:date="2025-12-29T13:19:00Z" w16du:dateUtc="2025-12-29T19:19:00Z"/>
          <w:rFonts w:ascii="Arial" w:hAnsi="Arial" w:cs="Arial"/>
          <w:b/>
          <w:bCs/>
        </w:rPr>
      </w:pPr>
    </w:p>
    <w:p w14:paraId="2550ABD3" w14:textId="77777777" w:rsidR="00A24A0A" w:rsidRDefault="00A24A0A" w:rsidP="00DB51DD">
      <w:pPr>
        <w:rPr>
          <w:rFonts w:ascii="Arial" w:hAnsi="Arial" w:cs="Arial"/>
          <w:b/>
          <w:bCs/>
        </w:rPr>
      </w:pPr>
    </w:p>
    <w:p w14:paraId="719EA0D9" w14:textId="77777777" w:rsidR="00A24A0A" w:rsidRDefault="00A24A0A" w:rsidP="00DB51DD">
      <w:pPr>
        <w:rPr>
          <w:rFonts w:ascii="Arial" w:hAnsi="Arial" w:cs="Arial"/>
          <w:b/>
          <w:bCs/>
        </w:rPr>
      </w:pPr>
    </w:p>
    <w:p w14:paraId="36C476D1" w14:textId="77777777" w:rsidR="00A24A0A" w:rsidRDefault="00A24A0A" w:rsidP="00DB51DD">
      <w:pPr>
        <w:rPr>
          <w:ins w:id="229" w:author="Fábio Augusto Nascimento" w:date="2025-12-29T13:19:00Z" w16du:dateUtc="2025-12-29T19:19:00Z"/>
          <w:rFonts w:ascii="Arial" w:hAnsi="Arial" w:cs="Arial"/>
          <w:b/>
          <w:bCs/>
        </w:rPr>
      </w:pPr>
    </w:p>
    <w:p w14:paraId="67CA7986" w14:textId="77777777" w:rsidR="00A24A0A" w:rsidRDefault="00A24A0A" w:rsidP="00DB51DD">
      <w:pPr>
        <w:rPr>
          <w:ins w:id="230" w:author="Fábio Augusto Nascimento" w:date="2025-12-29T13:19:00Z" w16du:dateUtc="2025-12-29T19:19:00Z"/>
          <w:rFonts w:ascii="Arial" w:hAnsi="Arial" w:cs="Arial"/>
          <w:b/>
          <w:bCs/>
        </w:rPr>
      </w:pPr>
    </w:p>
    <w:p w14:paraId="7ED1A024" w14:textId="642B2F82" w:rsidR="00522759" w:rsidRPr="009C30F3" w:rsidRDefault="00DE27A7" w:rsidP="00DB51DD">
      <w:pPr>
        <w:rPr>
          <w:rFonts w:ascii="Arial" w:hAnsi="Arial" w:cs="Arial"/>
          <w:b/>
          <w:bCs/>
        </w:rPr>
      </w:pPr>
      <w:r>
        <w:rPr>
          <w:rFonts w:ascii="Arial" w:hAnsi="Arial" w:cs="Arial"/>
          <w:b/>
          <w:bCs/>
        </w:rPr>
        <w:t xml:space="preserve">Supplemental </w:t>
      </w:r>
      <w:r w:rsidR="00522759" w:rsidRPr="009C30F3">
        <w:rPr>
          <w:rFonts w:ascii="Arial" w:hAnsi="Arial" w:cs="Arial"/>
          <w:b/>
          <w:bCs/>
        </w:rPr>
        <w:t>Table 1</w:t>
      </w:r>
    </w:p>
    <w:p w14:paraId="6453437A" w14:textId="77777777" w:rsidR="00522759" w:rsidRPr="009C30F3" w:rsidRDefault="00522759" w:rsidP="00DB51DD">
      <w:pPr>
        <w:rPr>
          <w:rFonts w:ascii="Arial" w:hAnsi="Arial" w:cs="Arial"/>
          <w:sz w:val="16"/>
          <w:szCs w:val="16"/>
        </w:rPr>
      </w:pPr>
    </w:p>
    <w:p w14:paraId="227D6240" w14:textId="77777777" w:rsidR="00522759" w:rsidRPr="009C30F3" w:rsidRDefault="00522759" w:rsidP="00DB51DD">
      <w:pPr>
        <w:rPr>
          <w:rFonts w:ascii="Arial" w:hAnsi="Arial" w:cs="Arial"/>
          <w:sz w:val="16"/>
          <w:szCs w:val="16"/>
        </w:rPr>
      </w:pPr>
    </w:p>
    <w:tbl>
      <w:tblPr>
        <w:tblStyle w:val="TableGrid"/>
        <w:tblW w:w="9715" w:type="dxa"/>
        <w:tblLook w:val="04A0" w:firstRow="1" w:lastRow="0" w:firstColumn="1" w:lastColumn="0" w:noHBand="0" w:noVBand="1"/>
      </w:tblPr>
      <w:tblGrid>
        <w:gridCol w:w="3055"/>
        <w:gridCol w:w="1080"/>
        <w:gridCol w:w="1530"/>
        <w:gridCol w:w="766"/>
        <w:gridCol w:w="1045"/>
        <w:gridCol w:w="1522"/>
        <w:gridCol w:w="717"/>
      </w:tblGrid>
      <w:tr w:rsidR="00522759" w:rsidRPr="009C30F3" w14:paraId="1615B7FD" w14:textId="77777777" w:rsidTr="00695044">
        <w:tc>
          <w:tcPr>
            <w:tcW w:w="3055" w:type="dxa"/>
          </w:tcPr>
          <w:p w14:paraId="6E2D950F" w14:textId="77777777" w:rsidR="00522759" w:rsidRPr="009C30F3" w:rsidRDefault="00522759" w:rsidP="00695044">
            <w:pPr>
              <w:rPr>
                <w:rFonts w:ascii="Arial" w:hAnsi="Arial" w:cs="Arial"/>
                <w:sz w:val="16"/>
                <w:szCs w:val="16"/>
              </w:rPr>
            </w:pPr>
          </w:p>
        </w:tc>
        <w:tc>
          <w:tcPr>
            <w:tcW w:w="1080" w:type="dxa"/>
          </w:tcPr>
          <w:p w14:paraId="65BC4800" w14:textId="77777777" w:rsidR="00522759" w:rsidRPr="009C30F3" w:rsidRDefault="00522759" w:rsidP="00695044">
            <w:pPr>
              <w:rPr>
                <w:rFonts w:ascii="Arial" w:hAnsi="Arial" w:cs="Arial"/>
                <w:sz w:val="16"/>
                <w:szCs w:val="16"/>
              </w:rPr>
            </w:pPr>
            <w:r w:rsidRPr="009C30F3">
              <w:rPr>
                <w:rFonts w:ascii="Arial" w:hAnsi="Arial" w:cs="Arial"/>
                <w:sz w:val="16"/>
                <w:szCs w:val="16"/>
              </w:rPr>
              <w:t>Epilepsy</w:t>
            </w:r>
            <w:r w:rsidRPr="009C30F3">
              <w:rPr>
                <w:rFonts w:ascii="Arial" w:hAnsi="Arial" w:cs="Arial"/>
                <w:sz w:val="16"/>
                <w:szCs w:val="16"/>
                <w:vertAlign w:val="superscript"/>
              </w:rPr>
              <w:t>§</w:t>
            </w:r>
          </w:p>
        </w:tc>
        <w:tc>
          <w:tcPr>
            <w:tcW w:w="1530" w:type="dxa"/>
          </w:tcPr>
          <w:p w14:paraId="0323030B" w14:textId="77777777" w:rsidR="00522759" w:rsidRPr="009C30F3" w:rsidRDefault="00522759" w:rsidP="00695044">
            <w:pPr>
              <w:rPr>
                <w:rFonts w:ascii="Arial" w:hAnsi="Arial" w:cs="Arial"/>
                <w:sz w:val="16"/>
                <w:szCs w:val="16"/>
              </w:rPr>
            </w:pPr>
            <w:r w:rsidRPr="009C30F3">
              <w:rPr>
                <w:rFonts w:ascii="Arial" w:hAnsi="Arial" w:cs="Arial"/>
                <w:sz w:val="16"/>
                <w:szCs w:val="16"/>
              </w:rPr>
              <w:t>Non-epilepsy</w:t>
            </w:r>
            <w:r w:rsidRPr="009C30F3">
              <w:rPr>
                <w:rFonts w:ascii="Arial" w:hAnsi="Arial" w:cs="Arial"/>
                <w:sz w:val="16"/>
                <w:szCs w:val="16"/>
                <w:vertAlign w:val="superscript"/>
              </w:rPr>
              <w:t>§</w:t>
            </w:r>
          </w:p>
        </w:tc>
        <w:tc>
          <w:tcPr>
            <w:tcW w:w="766" w:type="dxa"/>
          </w:tcPr>
          <w:p w14:paraId="713864B5" w14:textId="77777777" w:rsidR="00522759" w:rsidRPr="009C30F3" w:rsidRDefault="00522759" w:rsidP="00695044">
            <w:pPr>
              <w:rPr>
                <w:rFonts w:ascii="Arial" w:hAnsi="Arial" w:cs="Arial"/>
                <w:i/>
                <w:iCs/>
                <w:sz w:val="16"/>
                <w:szCs w:val="16"/>
              </w:rPr>
            </w:pPr>
            <w:r w:rsidRPr="009C30F3">
              <w:rPr>
                <w:rFonts w:ascii="Arial" w:hAnsi="Arial" w:cs="Arial"/>
                <w:i/>
                <w:iCs/>
                <w:sz w:val="16"/>
                <w:szCs w:val="16"/>
              </w:rPr>
              <w:t>p</w:t>
            </w:r>
          </w:p>
        </w:tc>
        <w:tc>
          <w:tcPr>
            <w:tcW w:w="1045" w:type="dxa"/>
          </w:tcPr>
          <w:p w14:paraId="1B7C57F0" w14:textId="77777777" w:rsidR="00522759" w:rsidRPr="009C30F3" w:rsidRDefault="00522759" w:rsidP="00695044">
            <w:pPr>
              <w:rPr>
                <w:rFonts w:ascii="Arial" w:hAnsi="Arial" w:cs="Arial"/>
                <w:sz w:val="16"/>
                <w:szCs w:val="16"/>
              </w:rPr>
            </w:pPr>
            <w:r w:rsidRPr="009C30F3">
              <w:rPr>
                <w:rFonts w:ascii="Arial" w:hAnsi="Arial" w:cs="Arial"/>
                <w:sz w:val="16"/>
                <w:szCs w:val="16"/>
              </w:rPr>
              <w:t>Epilepsy</w:t>
            </w:r>
            <w:r w:rsidRPr="009C30F3">
              <w:rPr>
                <w:rFonts w:ascii="Arial" w:hAnsi="Arial" w:cs="Arial"/>
                <w:sz w:val="16"/>
                <w:szCs w:val="16"/>
                <w:vertAlign w:val="superscript"/>
              </w:rPr>
              <w:t>¥</w:t>
            </w:r>
          </w:p>
        </w:tc>
        <w:tc>
          <w:tcPr>
            <w:tcW w:w="1522" w:type="dxa"/>
          </w:tcPr>
          <w:p w14:paraId="0C46570D" w14:textId="77777777" w:rsidR="00522759" w:rsidRPr="009C30F3" w:rsidRDefault="00522759" w:rsidP="00695044">
            <w:pPr>
              <w:rPr>
                <w:rFonts w:ascii="Arial" w:hAnsi="Arial" w:cs="Arial"/>
                <w:sz w:val="16"/>
                <w:szCs w:val="16"/>
              </w:rPr>
            </w:pPr>
            <w:r w:rsidRPr="009C30F3">
              <w:rPr>
                <w:rFonts w:ascii="Arial" w:hAnsi="Arial" w:cs="Arial"/>
                <w:sz w:val="16"/>
                <w:szCs w:val="16"/>
              </w:rPr>
              <w:t>Non-epilepsy</w:t>
            </w:r>
            <w:r w:rsidRPr="009C30F3">
              <w:rPr>
                <w:rFonts w:ascii="Arial" w:hAnsi="Arial" w:cs="Arial"/>
                <w:sz w:val="16"/>
                <w:szCs w:val="16"/>
                <w:vertAlign w:val="superscript"/>
              </w:rPr>
              <w:t>¥</w:t>
            </w:r>
          </w:p>
        </w:tc>
        <w:tc>
          <w:tcPr>
            <w:tcW w:w="717" w:type="dxa"/>
          </w:tcPr>
          <w:p w14:paraId="01863E6E" w14:textId="77777777" w:rsidR="00522759" w:rsidRPr="009C30F3" w:rsidRDefault="00522759" w:rsidP="00695044">
            <w:pPr>
              <w:rPr>
                <w:rFonts w:ascii="Arial" w:hAnsi="Arial" w:cs="Arial"/>
                <w:i/>
                <w:iCs/>
                <w:sz w:val="16"/>
                <w:szCs w:val="16"/>
              </w:rPr>
            </w:pPr>
            <w:r w:rsidRPr="009C30F3">
              <w:rPr>
                <w:rFonts w:ascii="Arial" w:hAnsi="Arial" w:cs="Arial"/>
                <w:i/>
                <w:iCs/>
                <w:sz w:val="16"/>
                <w:szCs w:val="16"/>
              </w:rPr>
              <w:t>p</w:t>
            </w:r>
          </w:p>
        </w:tc>
      </w:tr>
      <w:tr w:rsidR="00522759" w:rsidRPr="009C30F3" w14:paraId="777F8E5A" w14:textId="77777777" w:rsidTr="00695044">
        <w:tc>
          <w:tcPr>
            <w:tcW w:w="3055" w:type="dxa"/>
          </w:tcPr>
          <w:p w14:paraId="5A4016F6" w14:textId="77777777" w:rsidR="00522759" w:rsidRPr="009C30F3" w:rsidRDefault="00522759" w:rsidP="00695044">
            <w:pPr>
              <w:rPr>
                <w:rFonts w:ascii="Arial" w:hAnsi="Arial" w:cs="Arial"/>
                <w:sz w:val="16"/>
                <w:szCs w:val="16"/>
              </w:rPr>
            </w:pPr>
            <w:r w:rsidRPr="009C30F3">
              <w:rPr>
                <w:rFonts w:ascii="Arial" w:hAnsi="Arial" w:cs="Arial"/>
                <w:sz w:val="16"/>
                <w:szCs w:val="16"/>
              </w:rPr>
              <w:t>n</w:t>
            </w:r>
          </w:p>
        </w:tc>
        <w:tc>
          <w:tcPr>
            <w:tcW w:w="1080" w:type="dxa"/>
          </w:tcPr>
          <w:p w14:paraId="67BDCD98" w14:textId="77777777" w:rsidR="00522759" w:rsidRPr="009C30F3" w:rsidRDefault="00522759" w:rsidP="00695044">
            <w:pPr>
              <w:rPr>
                <w:rFonts w:ascii="Arial" w:hAnsi="Arial" w:cs="Arial"/>
                <w:sz w:val="16"/>
                <w:szCs w:val="16"/>
              </w:rPr>
            </w:pPr>
            <w:r w:rsidRPr="009C30F3">
              <w:rPr>
                <w:rFonts w:ascii="Arial" w:hAnsi="Arial" w:cs="Arial"/>
                <w:sz w:val="16"/>
                <w:szCs w:val="16"/>
              </w:rPr>
              <w:t>25</w:t>
            </w:r>
          </w:p>
        </w:tc>
        <w:tc>
          <w:tcPr>
            <w:tcW w:w="1530" w:type="dxa"/>
          </w:tcPr>
          <w:p w14:paraId="778529DD" w14:textId="77777777" w:rsidR="00522759" w:rsidRPr="009C30F3" w:rsidRDefault="00522759" w:rsidP="00695044">
            <w:pPr>
              <w:rPr>
                <w:rFonts w:ascii="Arial" w:hAnsi="Arial" w:cs="Arial"/>
                <w:sz w:val="16"/>
                <w:szCs w:val="16"/>
              </w:rPr>
            </w:pPr>
            <w:r w:rsidRPr="009C30F3">
              <w:rPr>
                <w:rFonts w:ascii="Arial" w:hAnsi="Arial" w:cs="Arial"/>
                <w:sz w:val="16"/>
                <w:szCs w:val="16"/>
              </w:rPr>
              <w:t>25</w:t>
            </w:r>
          </w:p>
        </w:tc>
        <w:tc>
          <w:tcPr>
            <w:tcW w:w="766" w:type="dxa"/>
          </w:tcPr>
          <w:p w14:paraId="4AA407D5" w14:textId="77777777" w:rsidR="00522759" w:rsidRPr="009C30F3" w:rsidRDefault="00522759" w:rsidP="00695044">
            <w:pPr>
              <w:rPr>
                <w:rFonts w:ascii="Arial" w:hAnsi="Arial" w:cs="Arial"/>
                <w:sz w:val="16"/>
                <w:szCs w:val="16"/>
              </w:rPr>
            </w:pPr>
          </w:p>
        </w:tc>
        <w:tc>
          <w:tcPr>
            <w:tcW w:w="1045" w:type="dxa"/>
          </w:tcPr>
          <w:p w14:paraId="11CD5CA9" w14:textId="77777777" w:rsidR="00522759" w:rsidRPr="009C30F3" w:rsidRDefault="00522759" w:rsidP="00695044">
            <w:pPr>
              <w:rPr>
                <w:rFonts w:ascii="Arial" w:hAnsi="Arial" w:cs="Arial"/>
                <w:sz w:val="16"/>
                <w:szCs w:val="16"/>
              </w:rPr>
            </w:pPr>
            <w:r w:rsidRPr="009C30F3">
              <w:rPr>
                <w:rFonts w:ascii="Arial" w:hAnsi="Arial" w:cs="Arial"/>
                <w:sz w:val="16"/>
                <w:szCs w:val="16"/>
              </w:rPr>
              <w:t>23</w:t>
            </w:r>
          </w:p>
        </w:tc>
        <w:tc>
          <w:tcPr>
            <w:tcW w:w="1522" w:type="dxa"/>
          </w:tcPr>
          <w:p w14:paraId="0E68708D" w14:textId="77777777" w:rsidR="00522759" w:rsidRPr="009C30F3" w:rsidRDefault="00522759" w:rsidP="00695044">
            <w:pPr>
              <w:rPr>
                <w:rFonts w:ascii="Arial" w:hAnsi="Arial" w:cs="Arial"/>
                <w:sz w:val="16"/>
                <w:szCs w:val="16"/>
              </w:rPr>
            </w:pPr>
            <w:r w:rsidRPr="009C30F3">
              <w:rPr>
                <w:rFonts w:ascii="Arial" w:hAnsi="Arial" w:cs="Arial"/>
                <w:sz w:val="16"/>
                <w:szCs w:val="16"/>
              </w:rPr>
              <w:t>27</w:t>
            </w:r>
          </w:p>
        </w:tc>
        <w:tc>
          <w:tcPr>
            <w:tcW w:w="717" w:type="dxa"/>
          </w:tcPr>
          <w:p w14:paraId="57B28AB1" w14:textId="77777777" w:rsidR="00522759" w:rsidRPr="009C30F3" w:rsidRDefault="00522759" w:rsidP="00695044">
            <w:pPr>
              <w:rPr>
                <w:rFonts w:ascii="Arial" w:hAnsi="Arial" w:cs="Arial"/>
                <w:sz w:val="16"/>
                <w:szCs w:val="16"/>
              </w:rPr>
            </w:pPr>
          </w:p>
        </w:tc>
      </w:tr>
      <w:tr w:rsidR="00522759" w:rsidRPr="009C30F3" w14:paraId="0C2F512D" w14:textId="77777777" w:rsidTr="00695044">
        <w:tc>
          <w:tcPr>
            <w:tcW w:w="3055" w:type="dxa"/>
            <w:tcBorders>
              <w:bottom w:val="single" w:sz="4" w:space="0" w:color="auto"/>
            </w:tcBorders>
          </w:tcPr>
          <w:p w14:paraId="7384FBAB" w14:textId="77777777" w:rsidR="00522759" w:rsidRPr="009C30F3" w:rsidRDefault="00522759" w:rsidP="00695044">
            <w:pPr>
              <w:rPr>
                <w:rFonts w:ascii="Arial" w:hAnsi="Arial" w:cs="Arial"/>
                <w:sz w:val="16"/>
                <w:szCs w:val="16"/>
              </w:rPr>
            </w:pPr>
            <w:r w:rsidRPr="009C30F3">
              <w:rPr>
                <w:rFonts w:ascii="Arial" w:hAnsi="Arial" w:cs="Arial"/>
                <w:sz w:val="16"/>
                <w:szCs w:val="16"/>
              </w:rPr>
              <w:t>Age at initial evaluation (median; 1</w:t>
            </w:r>
            <w:r w:rsidRPr="009C30F3">
              <w:rPr>
                <w:rFonts w:ascii="Arial" w:hAnsi="Arial" w:cs="Arial"/>
                <w:sz w:val="16"/>
                <w:szCs w:val="16"/>
                <w:vertAlign w:val="superscript"/>
              </w:rPr>
              <w:t>st</w:t>
            </w:r>
            <w:r w:rsidRPr="009C30F3">
              <w:rPr>
                <w:rFonts w:ascii="Arial" w:hAnsi="Arial" w:cs="Arial"/>
                <w:sz w:val="16"/>
                <w:szCs w:val="16"/>
              </w:rPr>
              <w:t xml:space="preserve"> quartile – 3</w:t>
            </w:r>
            <w:r w:rsidRPr="009C30F3">
              <w:rPr>
                <w:rFonts w:ascii="Arial" w:hAnsi="Arial" w:cs="Arial"/>
                <w:sz w:val="16"/>
                <w:szCs w:val="16"/>
                <w:vertAlign w:val="superscript"/>
              </w:rPr>
              <w:t>rd</w:t>
            </w:r>
            <w:r w:rsidRPr="009C30F3">
              <w:rPr>
                <w:rFonts w:ascii="Arial" w:hAnsi="Arial" w:cs="Arial"/>
                <w:sz w:val="16"/>
                <w:szCs w:val="16"/>
              </w:rPr>
              <w:t xml:space="preserve"> quartile)</w:t>
            </w:r>
          </w:p>
        </w:tc>
        <w:tc>
          <w:tcPr>
            <w:tcW w:w="1080" w:type="dxa"/>
            <w:tcBorders>
              <w:bottom w:val="single" w:sz="4" w:space="0" w:color="auto"/>
            </w:tcBorders>
          </w:tcPr>
          <w:p w14:paraId="4FB7BB64" w14:textId="77777777" w:rsidR="00522759" w:rsidRPr="009C30F3" w:rsidRDefault="00522759" w:rsidP="00695044">
            <w:pPr>
              <w:rPr>
                <w:rFonts w:ascii="Arial" w:hAnsi="Arial" w:cs="Arial"/>
                <w:sz w:val="16"/>
                <w:szCs w:val="16"/>
              </w:rPr>
            </w:pPr>
            <w:r w:rsidRPr="009C30F3">
              <w:rPr>
                <w:rFonts w:ascii="Arial" w:hAnsi="Arial" w:cs="Arial"/>
                <w:sz w:val="16"/>
                <w:szCs w:val="16"/>
              </w:rPr>
              <w:t>31 (11-52)</w:t>
            </w:r>
          </w:p>
        </w:tc>
        <w:tc>
          <w:tcPr>
            <w:tcW w:w="1530" w:type="dxa"/>
            <w:tcBorders>
              <w:bottom w:val="single" w:sz="4" w:space="0" w:color="auto"/>
            </w:tcBorders>
          </w:tcPr>
          <w:p w14:paraId="569CD74C" w14:textId="77777777" w:rsidR="00522759" w:rsidRPr="009C30F3" w:rsidRDefault="00522759" w:rsidP="00695044">
            <w:pPr>
              <w:rPr>
                <w:rFonts w:ascii="Arial" w:hAnsi="Arial" w:cs="Arial"/>
                <w:sz w:val="16"/>
                <w:szCs w:val="16"/>
              </w:rPr>
            </w:pPr>
            <w:r w:rsidRPr="009C30F3">
              <w:rPr>
                <w:rFonts w:ascii="Arial" w:hAnsi="Arial" w:cs="Arial"/>
                <w:sz w:val="16"/>
                <w:szCs w:val="16"/>
              </w:rPr>
              <w:t>43 (24-70)</w:t>
            </w:r>
          </w:p>
        </w:tc>
        <w:tc>
          <w:tcPr>
            <w:tcW w:w="766" w:type="dxa"/>
          </w:tcPr>
          <w:p w14:paraId="59FC74FF"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0.194</w:t>
            </w:r>
          </w:p>
        </w:tc>
        <w:tc>
          <w:tcPr>
            <w:tcW w:w="1045" w:type="dxa"/>
            <w:tcBorders>
              <w:bottom w:val="single" w:sz="4" w:space="0" w:color="auto"/>
            </w:tcBorders>
          </w:tcPr>
          <w:p w14:paraId="4521342D" w14:textId="77777777" w:rsidR="00522759" w:rsidRPr="009C30F3" w:rsidRDefault="00522759" w:rsidP="00695044">
            <w:pPr>
              <w:rPr>
                <w:rFonts w:ascii="Arial" w:hAnsi="Arial" w:cs="Arial"/>
                <w:sz w:val="16"/>
                <w:szCs w:val="16"/>
              </w:rPr>
            </w:pPr>
            <w:r w:rsidRPr="009C30F3">
              <w:rPr>
                <w:rFonts w:ascii="Arial" w:hAnsi="Arial" w:cs="Arial"/>
                <w:sz w:val="16"/>
                <w:szCs w:val="16"/>
              </w:rPr>
              <w:t>28 (8-49)</w:t>
            </w:r>
          </w:p>
        </w:tc>
        <w:tc>
          <w:tcPr>
            <w:tcW w:w="1522" w:type="dxa"/>
            <w:tcBorders>
              <w:bottom w:val="single" w:sz="4" w:space="0" w:color="auto"/>
            </w:tcBorders>
          </w:tcPr>
          <w:p w14:paraId="25DB7E83" w14:textId="77777777" w:rsidR="00522759" w:rsidRPr="009C30F3" w:rsidRDefault="00522759" w:rsidP="00695044">
            <w:pPr>
              <w:rPr>
                <w:rFonts w:ascii="Arial" w:hAnsi="Arial" w:cs="Arial"/>
                <w:sz w:val="16"/>
                <w:szCs w:val="16"/>
              </w:rPr>
            </w:pPr>
            <w:r w:rsidRPr="009C30F3">
              <w:rPr>
                <w:rFonts w:ascii="Arial" w:hAnsi="Arial" w:cs="Arial"/>
                <w:sz w:val="16"/>
                <w:szCs w:val="16"/>
              </w:rPr>
              <w:t>47 (24-69)</w:t>
            </w:r>
          </w:p>
        </w:tc>
        <w:tc>
          <w:tcPr>
            <w:tcW w:w="717" w:type="dxa"/>
            <w:tcBorders>
              <w:bottom w:val="single" w:sz="4" w:space="0" w:color="auto"/>
            </w:tcBorders>
          </w:tcPr>
          <w:p w14:paraId="70912B19" w14:textId="77777777" w:rsidR="00522759" w:rsidRPr="009C30F3" w:rsidRDefault="00522759" w:rsidP="00695044">
            <w:pPr>
              <w:jc w:val="right"/>
              <w:rPr>
                <w:rFonts w:ascii="Arial" w:hAnsi="Arial" w:cs="Arial"/>
                <w:b/>
                <w:bCs/>
                <w:sz w:val="16"/>
                <w:szCs w:val="16"/>
              </w:rPr>
            </w:pPr>
            <w:r w:rsidRPr="009C30F3">
              <w:rPr>
                <w:rFonts w:ascii="Arial" w:hAnsi="Arial" w:cs="Arial"/>
                <w:b/>
                <w:bCs/>
                <w:sz w:val="16"/>
                <w:szCs w:val="16"/>
              </w:rPr>
              <w:t>0.033</w:t>
            </w:r>
          </w:p>
        </w:tc>
      </w:tr>
      <w:tr w:rsidR="00522759" w:rsidRPr="009C30F3" w14:paraId="064291B8" w14:textId="77777777" w:rsidTr="00695044">
        <w:tc>
          <w:tcPr>
            <w:tcW w:w="3055" w:type="dxa"/>
            <w:tcBorders>
              <w:bottom w:val="single" w:sz="4" w:space="0" w:color="auto"/>
            </w:tcBorders>
          </w:tcPr>
          <w:p w14:paraId="0E49DED4" w14:textId="77777777" w:rsidR="00522759" w:rsidRPr="009C30F3" w:rsidRDefault="00522759" w:rsidP="00695044">
            <w:pPr>
              <w:rPr>
                <w:rFonts w:ascii="Arial" w:hAnsi="Arial" w:cs="Arial"/>
                <w:sz w:val="16"/>
                <w:szCs w:val="16"/>
              </w:rPr>
            </w:pPr>
            <w:r w:rsidRPr="009C30F3">
              <w:rPr>
                <w:rFonts w:ascii="Arial" w:hAnsi="Arial" w:cs="Arial"/>
                <w:sz w:val="16"/>
                <w:szCs w:val="16"/>
              </w:rPr>
              <w:t>Sex (male)</w:t>
            </w:r>
          </w:p>
        </w:tc>
        <w:tc>
          <w:tcPr>
            <w:tcW w:w="1080" w:type="dxa"/>
            <w:tcBorders>
              <w:bottom w:val="single" w:sz="4" w:space="0" w:color="auto"/>
            </w:tcBorders>
          </w:tcPr>
          <w:p w14:paraId="42F61653" w14:textId="77777777" w:rsidR="00522759" w:rsidRPr="009C30F3" w:rsidRDefault="00522759" w:rsidP="00695044">
            <w:pPr>
              <w:rPr>
                <w:rFonts w:ascii="Arial" w:hAnsi="Arial" w:cs="Arial"/>
                <w:sz w:val="16"/>
                <w:szCs w:val="16"/>
              </w:rPr>
            </w:pPr>
            <w:r w:rsidRPr="009C30F3">
              <w:rPr>
                <w:rFonts w:ascii="Arial" w:hAnsi="Arial" w:cs="Arial"/>
                <w:sz w:val="16"/>
                <w:szCs w:val="16"/>
              </w:rPr>
              <w:t>60%</w:t>
            </w:r>
          </w:p>
        </w:tc>
        <w:tc>
          <w:tcPr>
            <w:tcW w:w="1530" w:type="dxa"/>
            <w:tcBorders>
              <w:bottom w:val="single" w:sz="4" w:space="0" w:color="auto"/>
            </w:tcBorders>
          </w:tcPr>
          <w:p w14:paraId="75C3478A" w14:textId="77777777" w:rsidR="00522759" w:rsidRPr="009C30F3" w:rsidRDefault="00522759" w:rsidP="00695044">
            <w:pPr>
              <w:rPr>
                <w:rFonts w:ascii="Arial" w:hAnsi="Arial" w:cs="Arial"/>
                <w:sz w:val="16"/>
                <w:szCs w:val="16"/>
              </w:rPr>
            </w:pPr>
            <w:r w:rsidRPr="009C30F3">
              <w:rPr>
                <w:rFonts w:ascii="Arial" w:hAnsi="Arial" w:cs="Arial"/>
                <w:sz w:val="16"/>
                <w:szCs w:val="16"/>
              </w:rPr>
              <w:t>20%</w:t>
            </w:r>
          </w:p>
        </w:tc>
        <w:tc>
          <w:tcPr>
            <w:tcW w:w="766" w:type="dxa"/>
            <w:tcBorders>
              <w:bottom w:val="single" w:sz="4" w:space="0" w:color="auto"/>
            </w:tcBorders>
          </w:tcPr>
          <w:p w14:paraId="5F9C6DB8" w14:textId="77777777" w:rsidR="00522759" w:rsidRPr="009C30F3" w:rsidRDefault="00522759" w:rsidP="00695044">
            <w:pPr>
              <w:jc w:val="right"/>
              <w:rPr>
                <w:rFonts w:ascii="Arial" w:hAnsi="Arial" w:cs="Arial"/>
                <w:b/>
                <w:bCs/>
                <w:sz w:val="16"/>
                <w:szCs w:val="16"/>
              </w:rPr>
            </w:pPr>
            <w:r w:rsidRPr="009C30F3">
              <w:rPr>
                <w:rFonts w:ascii="Arial" w:hAnsi="Arial" w:cs="Arial"/>
                <w:b/>
                <w:bCs/>
                <w:sz w:val="16"/>
                <w:szCs w:val="16"/>
              </w:rPr>
              <w:t>0.009</w:t>
            </w:r>
          </w:p>
        </w:tc>
        <w:tc>
          <w:tcPr>
            <w:tcW w:w="1045" w:type="dxa"/>
            <w:tcBorders>
              <w:bottom w:val="single" w:sz="4" w:space="0" w:color="auto"/>
            </w:tcBorders>
          </w:tcPr>
          <w:p w14:paraId="0F2A1DF6" w14:textId="77777777" w:rsidR="00522759" w:rsidRPr="009C30F3" w:rsidRDefault="00522759" w:rsidP="00695044">
            <w:pPr>
              <w:rPr>
                <w:rFonts w:ascii="Arial" w:hAnsi="Arial" w:cs="Arial"/>
                <w:sz w:val="16"/>
                <w:szCs w:val="16"/>
              </w:rPr>
            </w:pPr>
            <w:r w:rsidRPr="009C30F3">
              <w:rPr>
                <w:rFonts w:ascii="Arial" w:hAnsi="Arial" w:cs="Arial"/>
                <w:sz w:val="16"/>
                <w:szCs w:val="16"/>
              </w:rPr>
              <w:t>52%</w:t>
            </w:r>
          </w:p>
        </w:tc>
        <w:tc>
          <w:tcPr>
            <w:tcW w:w="1522" w:type="dxa"/>
            <w:tcBorders>
              <w:bottom w:val="single" w:sz="4" w:space="0" w:color="auto"/>
            </w:tcBorders>
          </w:tcPr>
          <w:p w14:paraId="5DCC3258" w14:textId="77777777" w:rsidR="00522759" w:rsidRPr="009C30F3" w:rsidRDefault="00522759" w:rsidP="00695044">
            <w:pPr>
              <w:rPr>
                <w:rFonts w:ascii="Arial" w:hAnsi="Arial" w:cs="Arial"/>
                <w:sz w:val="16"/>
                <w:szCs w:val="16"/>
              </w:rPr>
            </w:pPr>
            <w:r w:rsidRPr="009C30F3">
              <w:rPr>
                <w:rFonts w:ascii="Arial" w:hAnsi="Arial" w:cs="Arial"/>
                <w:sz w:val="16"/>
                <w:szCs w:val="16"/>
              </w:rPr>
              <w:t>30%</w:t>
            </w:r>
          </w:p>
        </w:tc>
        <w:tc>
          <w:tcPr>
            <w:tcW w:w="717" w:type="dxa"/>
            <w:tcBorders>
              <w:bottom w:val="single" w:sz="4" w:space="0" w:color="auto"/>
            </w:tcBorders>
          </w:tcPr>
          <w:p w14:paraId="7DB43AD9"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0.149</w:t>
            </w:r>
          </w:p>
        </w:tc>
      </w:tr>
      <w:tr w:rsidR="00522759" w:rsidRPr="009C30F3" w14:paraId="5301E733" w14:textId="77777777" w:rsidTr="00695044">
        <w:tc>
          <w:tcPr>
            <w:tcW w:w="3055" w:type="dxa"/>
            <w:tcBorders>
              <w:bottom w:val="nil"/>
            </w:tcBorders>
          </w:tcPr>
          <w:p w14:paraId="42DCEF20" w14:textId="77777777" w:rsidR="00522759" w:rsidRPr="009C30F3" w:rsidRDefault="00522759" w:rsidP="00695044">
            <w:pPr>
              <w:rPr>
                <w:rFonts w:ascii="Arial" w:hAnsi="Arial" w:cs="Arial"/>
                <w:sz w:val="16"/>
                <w:szCs w:val="16"/>
              </w:rPr>
            </w:pPr>
            <w:r w:rsidRPr="009C30F3">
              <w:rPr>
                <w:rFonts w:ascii="Arial" w:hAnsi="Arial" w:cs="Arial"/>
                <w:sz w:val="16"/>
                <w:szCs w:val="16"/>
              </w:rPr>
              <w:t>Seizure characteristics</w:t>
            </w:r>
          </w:p>
        </w:tc>
        <w:tc>
          <w:tcPr>
            <w:tcW w:w="1080" w:type="dxa"/>
            <w:tcBorders>
              <w:bottom w:val="nil"/>
            </w:tcBorders>
          </w:tcPr>
          <w:p w14:paraId="30CE69B4" w14:textId="77777777" w:rsidR="00522759" w:rsidRPr="009C30F3" w:rsidRDefault="00522759" w:rsidP="00695044">
            <w:pPr>
              <w:rPr>
                <w:rFonts w:ascii="Arial" w:hAnsi="Arial" w:cs="Arial"/>
                <w:sz w:val="16"/>
                <w:szCs w:val="16"/>
              </w:rPr>
            </w:pPr>
          </w:p>
        </w:tc>
        <w:tc>
          <w:tcPr>
            <w:tcW w:w="1530" w:type="dxa"/>
            <w:tcBorders>
              <w:bottom w:val="nil"/>
            </w:tcBorders>
          </w:tcPr>
          <w:p w14:paraId="79B9F860" w14:textId="77777777" w:rsidR="00522759" w:rsidRPr="009C30F3" w:rsidRDefault="00522759" w:rsidP="00695044">
            <w:pPr>
              <w:rPr>
                <w:rFonts w:ascii="Arial" w:hAnsi="Arial" w:cs="Arial"/>
                <w:sz w:val="16"/>
                <w:szCs w:val="16"/>
              </w:rPr>
            </w:pPr>
          </w:p>
        </w:tc>
        <w:tc>
          <w:tcPr>
            <w:tcW w:w="766" w:type="dxa"/>
            <w:tcBorders>
              <w:bottom w:val="nil"/>
            </w:tcBorders>
          </w:tcPr>
          <w:p w14:paraId="6E7A80D8" w14:textId="77777777" w:rsidR="00522759" w:rsidRPr="009C30F3" w:rsidRDefault="00522759" w:rsidP="00695044">
            <w:pPr>
              <w:jc w:val="right"/>
              <w:rPr>
                <w:rFonts w:ascii="Arial" w:hAnsi="Arial" w:cs="Arial"/>
                <w:sz w:val="16"/>
                <w:szCs w:val="16"/>
              </w:rPr>
            </w:pPr>
          </w:p>
        </w:tc>
        <w:tc>
          <w:tcPr>
            <w:tcW w:w="1045" w:type="dxa"/>
            <w:tcBorders>
              <w:bottom w:val="nil"/>
            </w:tcBorders>
          </w:tcPr>
          <w:p w14:paraId="6CADD5FA" w14:textId="77777777" w:rsidR="00522759" w:rsidRPr="009C30F3" w:rsidRDefault="00522759" w:rsidP="00695044">
            <w:pPr>
              <w:rPr>
                <w:rFonts w:ascii="Arial" w:hAnsi="Arial" w:cs="Arial"/>
                <w:sz w:val="16"/>
                <w:szCs w:val="16"/>
              </w:rPr>
            </w:pPr>
          </w:p>
        </w:tc>
        <w:tc>
          <w:tcPr>
            <w:tcW w:w="1522" w:type="dxa"/>
            <w:tcBorders>
              <w:bottom w:val="nil"/>
            </w:tcBorders>
          </w:tcPr>
          <w:p w14:paraId="63F6CD3B" w14:textId="77777777" w:rsidR="00522759" w:rsidRPr="009C30F3" w:rsidRDefault="00522759" w:rsidP="00695044">
            <w:pPr>
              <w:rPr>
                <w:rFonts w:ascii="Arial" w:hAnsi="Arial" w:cs="Arial"/>
                <w:sz w:val="16"/>
                <w:szCs w:val="16"/>
              </w:rPr>
            </w:pPr>
          </w:p>
        </w:tc>
        <w:tc>
          <w:tcPr>
            <w:tcW w:w="717" w:type="dxa"/>
            <w:tcBorders>
              <w:bottom w:val="nil"/>
            </w:tcBorders>
          </w:tcPr>
          <w:p w14:paraId="0E2C428E" w14:textId="77777777" w:rsidR="00522759" w:rsidRPr="009C30F3" w:rsidRDefault="00522759" w:rsidP="00695044">
            <w:pPr>
              <w:jc w:val="right"/>
              <w:rPr>
                <w:rFonts w:ascii="Arial" w:hAnsi="Arial" w:cs="Arial"/>
                <w:sz w:val="16"/>
                <w:szCs w:val="16"/>
              </w:rPr>
            </w:pPr>
          </w:p>
        </w:tc>
      </w:tr>
      <w:tr w:rsidR="00522759" w:rsidRPr="009C30F3" w14:paraId="507952F6" w14:textId="77777777" w:rsidTr="00695044">
        <w:tc>
          <w:tcPr>
            <w:tcW w:w="3055" w:type="dxa"/>
            <w:tcBorders>
              <w:top w:val="nil"/>
            </w:tcBorders>
          </w:tcPr>
          <w:p w14:paraId="0B0F706A" w14:textId="77777777" w:rsidR="00522759" w:rsidRPr="009C30F3" w:rsidRDefault="00522759" w:rsidP="00695044">
            <w:pPr>
              <w:rPr>
                <w:rFonts w:ascii="Arial" w:hAnsi="Arial" w:cs="Arial"/>
                <w:sz w:val="16"/>
                <w:szCs w:val="16"/>
              </w:rPr>
            </w:pPr>
            <w:r w:rsidRPr="009C30F3">
              <w:rPr>
                <w:rFonts w:ascii="Arial" w:hAnsi="Arial" w:cs="Arial"/>
                <w:sz w:val="16"/>
                <w:szCs w:val="16"/>
              </w:rPr>
              <w:t xml:space="preserve">     Convulsive     </w:t>
            </w:r>
          </w:p>
        </w:tc>
        <w:tc>
          <w:tcPr>
            <w:tcW w:w="1080" w:type="dxa"/>
            <w:tcBorders>
              <w:top w:val="nil"/>
            </w:tcBorders>
          </w:tcPr>
          <w:p w14:paraId="6A5840A9" w14:textId="77777777" w:rsidR="00522759" w:rsidRPr="009C30F3" w:rsidRDefault="00522759" w:rsidP="00695044">
            <w:pPr>
              <w:rPr>
                <w:rFonts w:ascii="Arial" w:hAnsi="Arial" w:cs="Arial"/>
                <w:sz w:val="16"/>
                <w:szCs w:val="16"/>
              </w:rPr>
            </w:pPr>
            <w:r w:rsidRPr="009C30F3">
              <w:rPr>
                <w:rFonts w:ascii="Arial" w:hAnsi="Arial" w:cs="Arial"/>
                <w:sz w:val="16"/>
                <w:szCs w:val="16"/>
              </w:rPr>
              <w:t>56%</w:t>
            </w:r>
          </w:p>
        </w:tc>
        <w:tc>
          <w:tcPr>
            <w:tcW w:w="1530" w:type="dxa"/>
            <w:tcBorders>
              <w:top w:val="nil"/>
            </w:tcBorders>
          </w:tcPr>
          <w:p w14:paraId="56B58F66" w14:textId="77777777" w:rsidR="00522759" w:rsidRPr="009C30F3" w:rsidRDefault="00522759" w:rsidP="00695044">
            <w:pPr>
              <w:rPr>
                <w:rFonts w:ascii="Arial" w:hAnsi="Arial" w:cs="Arial"/>
                <w:sz w:val="16"/>
                <w:szCs w:val="16"/>
              </w:rPr>
            </w:pPr>
            <w:r w:rsidRPr="009C30F3">
              <w:rPr>
                <w:rFonts w:ascii="Arial" w:hAnsi="Arial" w:cs="Arial"/>
                <w:sz w:val="16"/>
                <w:szCs w:val="16"/>
              </w:rPr>
              <w:t>36%</w:t>
            </w:r>
          </w:p>
        </w:tc>
        <w:tc>
          <w:tcPr>
            <w:tcW w:w="766" w:type="dxa"/>
            <w:tcBorders>
              <w:top w:val="nil"/>
            </w:tcBorders>
          </w:tcPr>
          <w:p w14:paraId="0E4B2D80"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0.256</w:t>
            </w:r>
          </w:p>
        </w:tc>
        <w:tc>
          <w:tcPr>
            <w:tcW w:w="1045" w:type="dxa"/>
            <w:tcBorders>
              <w:top w:val="nil"/>
            </w:tcBorders>
          </w:tcPr>
          <w:p w14:paraId="751D3B1F" w14:textId="77777777" w:rsidR="00522759" w:rsidRPr="009C30F3" w:rsidRDefault="00522759" w:rsidP="00695044">
            <w:pPr>
              <w:rPr>
                <w:rFonts w:ascii="Arial" w:hAnsi="Arial" w:cs="Arial"/>
                <w:sz w:val="16"/>
                <w:szCs w:val="16"/>
              </w:rPr>
            </w:pPr>
            <w:r w:rsidRPr="009C30F3">
              <w:rPr>
                <w:rFonts w:ascii="Arial" w:hAnsi="Arial" w:cs="Arial"/>
                <w:sz w:val="16"/>
                <w:szCs w:val="16"/>
              </w:rPr>
              <w:t>61%</w:t>
            </w:r>
          </w:p>
        </w:tc>
        <w:tc>
          <w:tcPr>
            <w:tcW w:w="1522" w:type="dxa"/>
            <w:tcBorders>
              <w:top w:val="nil"/>
            </w:tcBorders>
          </w:tcPr>
          <w:p w14:paraId="7D721A3B" w14:textId="77777777" w:rsidR="00522759" w:rsidRPr="009C30F3" w:rsidRDefault="00522759" w:rsidP="00695044">
            <w:pPr>
              <w:rPr>
                <w:rFonts w:ascii="Arial" w:hAnsi="Arial" w:cs="Arial"/>
                <w:sz w:val="16"/>
                <w:szCs w:val="16"/>
              </w:rPr>
            </w:pPr>
            <w:r w:rsidRPr="009C30F3">
              <w:rPr>
                <w:rFonts w:ascii="Arial" w:hAnsi="Arial" w:cs="Arial"/>
                <w:sz w:val="16"/>
                <w:szCs w:val="16"/>
              </w:rPr>
              <w:t>33%</w:t>
            </w:r>
          </w:p>
        </w:tc>
        <w:tc>
          <w:tcPr>
            <w:tcW w:w="717" w:type="dxa"/>
            <w:tcBorders>
              <w:top w:val="nil"/>
            </w:tcBorders>
          </w:tcPr>
          <w:p w14:paraId="1D6540F2"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0.087</w:t>
            </w:r>
          </w:p>
        </w:tc>
      </w:tr>
      <w:tr w:rsidR="00522759" w:rsidRPr="009C30F3" w14:paraId="34542FCA" w14:textId="77777777" w:rsidTr="00695044">
        <w:tc>
          <w:tcPr>
            <w:tcW w:w="3055" w:type="dxa"/>
          </w:tcPr>
          <w:p w14:paraId="59709968" w14:textId="77777777" w:rsidR="00522759" w:rsidRPr="009C30F3" w:rsidRDefault="00522759" w:rsidP="00695044">
            <w:pPr>
              <w:rPr>
                <w:rFonts w:ascii="Arial" w:hAnsi="Arial" w:cs="Arial"/>
                <w:sz w:val="16"/>
                <w:szCs w:val="16"/>
              </w:rPr>
            </w:pPr>
            <w:r w:rsidRPr="009C30F3">
              <w:rPr>
                <w:rFonts w:ascii="Arial" w:hAnsi="Arial" w:cs="Arial"/>
                <w:sz w:val="16"/>
                <w:szCs w:val="16"/>
              </w:rPr>
              <w:t xml:space="preserve">     Non-convulsive</w:t>
            </w:r>
          </w:p>
        </w:tc>
        <w:tc>
          <w:tcPr>
            <w:tcW w:w="1080" w:type="dxa"/>
          </w:tcPr>
          <w:p w14:paraId="4FBA1627" w14:textId="77777777" w:rsidR="00522759" w:rsidRPr="009C30F3" w:rsidRDefault="00522759" w:rsidP="00695044">
            <w:pPr>
              <w:rPr>
                <w:rFonts w:ascii="Arial" w:hAnsi="Arial" w:cs="Arial"/>
                <w:sz w:val="16"/>
                <w:szCs w:val="16"/>
              </w:rPr>
            </w:pPr>
            <w:r w:rsidRPr="009C30F3">
              <w:rPr>
                <w:rFonts w:ascii="Arial" w:hAnsi="Arial" w:cs="Arial"/>
                <w:sz w:val="16"/>
                <w:szCs w:val="16"/>
              </w:rPr>
              <w:t>52%</w:t>
            </w:r>
          </w:p>
        </w:tc>
        <w:tc>
          <w:tcPr>
            <w:tcW w:w="1530" w:type="dxa"/>
          </w:tcPr>
          <w:p w14:paraId="30F0BB2C" w14:textId="77777777" w:rsidR="00522759" w:rsidRPr="009C30F3" w:rsidRDefault="00522759" w:rsidP="00695044">
            <w:pPr>
              <w:rPr>
                <w:rFonts w:ascii="Arial" w:hAnsi="Arial" w:cs="Arial"/>
                <w:sz w:val="16"/>
                <w:szCs w:val="16"/>
              </w:rPr>
            </w:pPr>
            <w:r w:rsidRPr="009C30F3">
              <w:rPr>
                <w:rFonts w:ascii="Arial" w:hAnsi="Arial" w:cs="Arial"/>
                <w:sz w:val="16"/>
                <w:szCs w:val="16"/>
              </w:rPr>
              <w:t>68%</w:t>
            </w:r>
          </w:p>
        </w:tc>
        <w:tc>
          <w:tcPr>
            <w:tcW w:w="766" w:type="dxa"/>
          </w:tcPr>
          <w:p w14:paraId="1E495B22"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0.387</w:t>
            </w:r>
          </w:p>
        </w:tc>
        <w:tc>
          <w:tcPr>
            <w:tcW w:w="1045" w:type="dxa"/>
          </w:tcPr>
          <w:p w14:paraId="7F39DA26" w14:textId="77777777" w:rsidR="00522759" w:rsidRPr="009C30F3" w:rsidRDefault="00522759" w:rsidP="00695044">
            <w:pPr>
              <w:rPr>
                <w:rFonts w:ascii="Arial" w:hAnsi="Arial" w:cs="Arial"/>
                <w:sz w:val="16"/>
                <w:szCs w:val="16"/>
              </w:rPr>
            </w:pPr>
            <w:r w:rsidRPr="009C30F3">
              <w:rPr>
                <w:rFonts w:ascii="Arial" w:hAnsi="Arial" w:cs="Arial"/>
                <w:sz w:val="16"/>
                <w:szCs w:val="16"/>
              </w:rPr>
              <w:t>52%</w:t>
            </w:r>
          </w:p>
        </w:tc>
        <w:tc>
          <w:tcPr>
            <w:tcW w:w="1522" w:type="dxa"/>
          </w:tcPr>
          <w:p w14:paraId="6972E9D9" w14:textId="77777777" w:rsidR="00522759" w:rsidRPr="009C30F3" w:rsidRDefault="00522759" w:rsidP="00695044">
            <w:pPr>
              <w:rPr>
                <w:rFonts w:ascii="Arial" w:hAnsi="Arial" w:cs="Arial"/>
                <w:sz w:val="16"/>
                <w:szCs w:val="16"/>
              </w:rPr>
            </w:pPr>
            <w:r w:rsidRPr="009C30F3">
              <w:rPr>
                <w:rFonts w:ascii="Arial" w:hAnsi="Arial" w:cs="Arial"/>
                <w:sz w:val="16"/>
                <w:szCs w:val="16"/>
              </w:rPr>
              <w:t>67%</w:t>
            </w:r>
          </w:p>
        </w:tc>
        <w:tc>
          <w:tcPr>
            <w:tcW w:w="717" w:type="dxa"/>
          </w:tcPr>
          <w:p w14:paraId="78822862"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0.388</w:t>
            </w:r>
          </w:p>
        </w:tc>
      </w:tr>
      <w:tr w:rsidR="00522759" w:rsidRPr="009C30F3" w14:paraId="0FE1A09D" w14:textId="77777777" w:rsidTr="00695044">
        <w:tc>
          <w:tcPr>
            <w:tcW w:w="3055" w:type="dxa"/>
          </w:tcPr>
          <w:p w14:paraId="1CBA1959" w14:textId="77777777" w:rsidR="00522759" w:rsidRPr="009C30F3" w:rsidRDefault="00522759" w:rsidP="00695044">
            <w:pPr>
              <w:rPr>
                <w:rFonts w:ascii="Arial" w:hAnsi="Arial" w:cs="Arial"/>
                <w:sz w:val="16"/>
                <w:szCs w:val="16"/>
              </w:rPr>
            </w:pPr>
            <w:r w:rsidRPr="009C30F3">
              <w:rPr>
                <w:rFonts w:ascii="Arial" w:hAnsi="Arial" w:cs="Arial"/>
                <w:sz w:val="16"/>
                <w:szCs w:val="16"/>
              </w:rPr>
              <w:t xml:space="preserve">     Tongue biting</w:t>
            </w:r>
          </w:p>
        </w:tc>
        <w:tc>
          <w:tcPr>
            <w:tcW w:w="1080" w:type="dxa"/>
          </w:tcPr>
          <w:p w14:paraId="2A6B3151" w14:textId="77777777" w:rsidR="00522759" w:rsidRPr="009C30F3" w:rsidRDefault="00522759" w:rsidP="00695044">
            <w:pPr>
              <w:rPr>
                <w:rFonts w:ascii="Arial" w:hAnsi="Arial" w:cs="Arial"/>
                <w:sz w:val="16"/>
                <w:szCs w:val="16"/>
              </w:rPr>
            </w:pPr>
            <w:r w:rsidRPr="009C30F3">
              <w:rPr>
                <w:rFonts w:ascii="Arial" w:hAnsi="Arial" w:cs="Arial"/>
                <w:sz w:val="16"/>
                <w:szCs w:val="16"/>
              </w:rPr>
              <w:t>8%</w:t>
            </w:r>
          </w:p>
        </w:tc>
        <w:tc>
          <w:tcPr>
            <w:tcW w:w="1530" w:type="dxa"/>
          </w:tcPr>
          <w:p w14:paraId="6D4FBCED" w14:textId="77777777" w:rsidR="00522759" w:rsidRPr="009C30F3" w:rsidRDefault="00522759" w:rsidP="00695044">
            <w:pPr>
              <w:rPr>
                <w:rFonts w:ascii="Arial" w:hAnsi="Arial" w:cs="Arial"/>
                <w:sz w:val="16"/>
                <w:szCs w:val="16"/>
              </w:rPr>
            </w:pPr>
            <w:r w:rsidRPr="009C30F3">
              <w:rPr>
                <w:rFonts w:ascii="Arial" w:hAnsi="Arial" w:cs="Arial"/>
                <w:sz w:val="16"/>
                <w:szCs w:val="16"/>
              </w:rPr>
              <w:t>0%</w:t>
            </w:r>
          </w:p>
        </w:tc>
        <w:tc>
          <w:tcPr>
            <w:tcW w:w="766" w:type="dxa"/>
          </w:tcPr>
          <w:p w14:paraId="270FBB66"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0.490</w:t>
            </w:r>
          </w:p>
        </w:tc>
        <w:tc>
          <w:tcPr>
            <w:tcW w:w="1045" w:type="dxa"/>
          </w:tcPr>
          <w:p w14:paraId="2194EFBB" w14:textId="77777777" w:rsidR="00522759" w:rsidRPr="009C30F3" w:rsidRDefault="00522759" w:rsidP="00695044">
            <w:pPr>
              <w:rPr>
                <w:rFonts w:ascii="Arial" w:hAnsi="Arial" w:cs="Arial"/>
                <w:sz w:val="16"/>
                <w:szCs w:val="16"/>
              </w:rPr>
            </w:pPr>
            <w:r w:rsidRPr="009C30F3">
              <w:rPr>
                <w:rFonts w:ascii="Arial" w:hAnsi="Arial" w:cs="Arial"/>
                <w:sz w:val="16"/>
                <w:szCs w:val="16"/>
              </w:rPr>
              <w:t>9%</w:t>
            </w:r>
          </w:p>
        </w:tc>
        <w:tc>
          <w:tcPr>
            <w:tcW w:w="1522" w:type="dxa"/>
          </w:tcPr>
          <w:p w14:paraId="69BD8AD5" w14:textId="77777777" w:rsidR="00522759" w:rsidRPr="009C30F3" w:rsidRDefault="00522759" w:rsidP="00695044">
            <w:pPr>
              <w:rPr>
                <w:rFonts w:ascii="Arial" w:hAnsi="Arial" w:cs="Arial"/>
                <w:sz w:val="16"/>
                <w:szCs w:val="16"/>
              </w:rPr>
            </w:pPr>
            <w:r w:rsidRPr="009C30F3">
              <w:rPr>
                <w:rFonts w:ascii="Arial" w:hAnsi="Arial" w:cs="Arial"/>
                <w:sz w:val="16"/>
                <w:szCs w:val="16"/>
              </w:rPr>
              <w:t>0%</w:t>
            </w:r>
          </w:p>
        </w:tc>
        <w:tc>
          <w:tcPr>
            <w:tcW w:w="717" w:type="dxa"/>
          </w:tcPr>
          <w:p w14:paraId="27840C89"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0.207</w:t>
            </w:r>
          </w:p>
        </w:tc>
      </w:tr>
      <w:tr w:rsidR="00522759" w:rsidRPr="009C30F3" w14:paraId="5DCB3FC6" w14:textId="77777777" w:rsidTr="00695044">
        <w:tc>
          <w:tcPr>
            <w:tcW w:w="3055" w:type="dxa"/>
          </w:tcPr>
          <w:p w14:paraId="5DDB6D64" w14:textId="77777777" w:rsidR="00522759" w:rsidRPr="009C30F3" w:rsidRDefault="00522759" w:rsidP="00695044">
            <w:pPr>
              <w:rPr>
                <w:rFonts w:ascii="Arial" w:hAnsi="Arial" w:cs="Arial"/>
                <w:sz w:val="16"/>
                <w:szCs w:val="16"/>
              </w:rPr>
            </w:pPr>
            <w:r w:rsidRPr="009C30F3">
              <w:rPr>
                <w:rFonts w:ascii="Arial" w:hAnsi="Arial" w:cs="Arial"/>
                <w:sz w:val="16"/>
                <w:szCs w:val="16"/>
              </w:rPr>
              <w:t xml:space="preserve">     BBI</w:t>
            </w:r>
          </w:p>
        </w:tc>
        <w:tc>
          <w:tcPr>
            <w:tcW w:w="1080" w:type="dxa"/>
          </w:tcPr>
          <w:p w14:paraId="460084AC" w14:textId="77777777" w:rsidR="00522759" w:rsidRPr="009C30F3" w:rsidRDefault="00522759" w:rsidP="00695044">
            <w:pPr>
              <w:rPr>
                <w:rFonts w:ascii="Arial" w:hAnsi="Arial" w:cs="Arial"/>
                <w:sz w:val="16"/>
                <w:szCs w:val="16"/>
              </w:rPr>
            </w:pPr>
            <w:r w:rsidRPr="009C30F3">
              <w:rPr>
                <w:rFonts w:ascii="Arial" w:hAnsi="Arial" w:cs="Arial"/>
                <w:sz w:val="16"/>
                <w:szCs w:val="16"/>
              </w:rPr>
              <w:t>4%</w:t>
            </w:r>
          </w:p>
        </w:tc>
        <w:tc>
          <w:tcPr>
            <w:tcW w:w="1530" w:type="dxa"/>
          </w:tcPr>
          <w:p w14:paraId="1CEE912E" w14:textId="77777777" w:rsidR="00522759" w:rsidRPr="009C30F3" w:rsidRDefault="00522759" w:rsidP="00695044">
            <w:pPr>
              <w:rPr>
                <w:rFonts w:ascii="Arial" w:hAnsi="Arial" w:cs="Arial"/>
                <w:sz w:val="16"/>
                <w:szCs w:val="16"/>
              </w:rPr>
            </w:pPr>
            <w:r w:rsidRPr="009C30F3">
              <w:rPr>
                <w:rFonts w:ascii="Arial" w:hAnsi="Arial" w:cs="Arial"/>
                <w:sz w:val="16"/>
                <w:szCs w:val="16"/>
              </w:rPr>
              <w:t>4%</w:t>
            </w:r>
          </w:p>
        </w:tc>
        <w:tc>
          <w:tcPr>
            <w:tcW w:w="766" w:type="dxa"/>
          </w:tcPr>
          <w:p w14:paraId="07444B42"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1.000</w:t>
            </w:r>
          </w:p>
        </w:tc>
        <w:tc>
          <w:tcPr>
            <w:tcW w:w="1045" w:type="dxa"/>
          </w:tcPr>
          <w:p w14:paraId="6207E9A2" w14:textId="77777777" w:rsidR="00522759" w:rsidRPr="009C30F3" w:rsidRDefault="00522759" w:rsidP="00695044">
            <w:pPr>
              <w:rPr>
                <w:rFonts w:ascii="Arial" w:hAnsi="Arial" w:cs="Arial"/>
                <w:sz w:val="16"/>
                <w:szCs w:val="16"/>
              </w:rPr>
            </w:pPr>
            <w:r w:rsidRPr="009C30F3">
              <w:rPr>
                <w:rFonts w:ascii="Arial" w:hAnsi="Arial" w:cs="Arial"/>
                <w:sz w:val="16"/>
                <w:szCs w:val="16"/>
              </w:rPr>
              <w:t>4%</w:t>
            </w:r>
          </w:p>
        </w:tc>
        <w:tc>
          <w:tcPr>
            <w:tcW w:w="1522" w:type="dxa"/>
          </w:tcPr>
          <w:p w14:paraId="649AD0B4" w14:textId="77777777" w:rsidR="00522759" w:rsidRPr="009C30F3" w:rsidRDefault="00522759" w:rsidP="00695044">
            <w:pPr>
              <w:rPr>
                <w:rFonts w:ascii="Arial" w:hAnsi="Arial" w:cs="Arial"/>
                <w:sz w:val="16"/>
                <w:szCs w:val="16"/>
              </w:rPr>
            </w:pPr>
            <w:r w:rsidRPr="009C30F3">
              <w:rPr>
                <w:rFonts w:ascii="Arial" w:hAnsi="Arial" w:cs="Arial"/>
                <w:sz w:val="16"/>
                <w:szCs w:val="16"/>
              </w:rPr>
              <w:t>4%</w:t>
            </w:r>
          </w:p>
        </w:tc>
        <w:tc>
          <w:tcPr>
            <w:tcW w:w="717" w:type="dxa"/>
          </w:tcPr>
          <w:p w14:paraId="224575F7"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1.000</w:t>
            </w:r>
          </w:p>
        </w:tc>
      </w:tr>
      <w:tr w:rsidR="00522759" w:rsidRPr="009C30F3" w14:paraId="7AFA56B4" w14:textId="77777777" w:rsidTr="00695044">
        <w:tc>
          <w:tcPr>
            <w:tcW w:w="3055" w:type="dxa"/>
          </w:tcPr>
          <w:p w14:paraId="595A6DDD" w14:textId="77777777" w:rsidR="00522759" w:rsidRPr="009C30F3" w:rsidRDefault="00522759" w:rsidP="00695044">
            <w:pPr>
              <w:rPr>
                <w:rFonts w:ascii="Arial" w:hAnsi="Arial" w:cs="Arial"/>
                <w:sz w:val="16"/>
                <w:szCs w:val="16"/>
              </w:rPr>
            </w:pPr>
            <w:r w:rsidRPr="009C30F3">
              <w:rPr>
                <w:rFonts w:ascii="Arial" w:hAnsi="Arial" w:cs="Arial"/>
                <w:sz w:val="16"/>
                <w:szCs w:val="16"/>
              </w:rPr>
              <w:t xml:space="preserve">     Postictal*</w:t>
            </w:r>
          </w:p>
        </w:tc>
        <w:tc>
          <w:tcPr>
            <w:tcW w:w="1080" w:type="dxa"/>
          </w:tcPr>
          <w:p w14:paraId="7D359671" w14:textId="77777777" w:rsidR="00522759" w:rsidRPr="009C30F3" w:rsidRDefault="00522759" w:rsidP="00695044">
            <w:pPr>
              <w:rPr>
                <w:rFonts w:ascii="Arial" w:hAnsi="Arial" w:cs="Arial"/>
                <w:sz w:val="16"/>
                <w:szCs w:val="16"/>
              </w:rPr>
            </w:pPr>
            <w:r w:rsidRPr="009C30F3">
              <w:rPr>
                <w:rFonts w:ascii="Arial" w:hAnsi="Arial" w:cs="Arial"/>
                <w:sz w:val="16"/>
                <w:szCs w:val="16"/>
              </w:rPr>
              <w:t>28%</w:t>
            </w:r>
          </w:p>
        </w:tc>
        <w:tc>
          <w:tcPr>
            <w:tcW w:w="1530" w:type="dxa"/>
          </w:tcPr>
          <w:p w14:paraId="0BD9611E" w14:textId="77777777" w:rsidR="00522759" w:rsidRPr="009C30F3" w:rsidRDefault="00522759" w:rsidP="00695044">
            <w:pPr>
              <w:rPr>
                <w:rFonts w:ascii="Arial" w:hAnsi="Arial" w:cs="Arial"/>
                <w:sz w:val="16"/>
                <w:szCs w:val="16"/>
              </w:rPr>
            </w:pPr>
            <w:r w:rsidRPr="009C30F3">
              <w:rPr>
                <w:rFonts w:ascii="Arial" w:hAnsi="Arial" w:cs="Arial"/>
                <w:sz w:val="16"/>
                <w:szCs w:val="16"/>
              </w:rPr>
              <w:t>36%</w:t>
            </w:r>
          </w:p>
        </w:tc>
        <w:tc>
          <w:tcPr>
            <w:tcW w:w="766" w:type="dxa"/>
          </w:tcPr>
          <w:p w14:paraId="2D6F7D50"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0.762</w:t>
            </w:r>
          </w:p>
        </w:tc>
        <w:tc>
          <w:tcPr>
            <w:tcW w:w="1045" w:type="dxa"/>
          </w:tcPr>
          <w:p w14:paraId="29272F7E" w14:textId="77777777" w:rsidR="00522759" w:rsidRPr="009C30F3" w:rsidRDefault="00522759" w:rsidP="00695044">
            <w:pPr>
              <w:rPr>
                <w:rFonts w:ascii="Arial" w:hAnsi="Arial" w:cs="Arial"/>
                <w:sz w:val="16"/>
                <w:szCs w:val="16"/>
              </w:rPr>
            </w:pPr>
            <w:r w:rsidRPr="009C30F3">
              <w:rPr>
                <w:rFonts w:ascii="Arial" w:hAnsi="Arial" w:cs="Arial"/>
                <w:sz w:val="16"/>
                <w:szCs w:val="16"/>
              </w:rPr>
              <w:t>35%</w:t>
            </w:r>
          </w:p>
        </w:tc>
        <w:tc>
          <w:tcPr>
            <w:tcW w:w="1522" w:type="dxa"/>
          </w:tcPr>
          <w:p w14:paraId="5F55CEE9" w14:textId="77777777" w:rsidR="00522759" w:rsidRPr="009C30F3" w:rsidRDefault="00522759" w:rsidP="00695044">
            <w:pPr>
              <w:rPr>
                <w:rFonts w:ascii="Arial" w:hAnsi="Arial" w:cs="Arial"/>
                <w:sz w:val="16"/>
                <w:szCs w:val="16"/>
              </w:rPr>
            </w:pPr>
            <w:r w:rsidRPr="009C30F3">
              <w:rPr>
                <w:rFonts w:ascii="Arial" w:hAnsi="Arial" w:cs="Arial"/>
                <w:sz w:val="16"/>
                <w:szCs w:val="16"/>
              </w:rPr>
              <w:t>30%</w:t>
            </w:r>
          </w:p>
        </w:tc>
        <w:tc>
          <w:tcPr>
            <w:tcW w:w="717" w:type="dxa"/>
          </w:tcPr>
          <w:p w14:paraId="79EFAE30"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0.767</w:t>
            </w:r>
          </w:p>
        </w:tc>
      </w:tr>
      <w:tr w:rsidR="00522759" w:rsidRPr="009C30F3" w14:paraId="07714BD1" w14:textId="77777777" w:rsidTr="00695044">
        <w:tc>
          <w:tcPr>
            <w:tcW w:w="3055" w:type="dxa"/>
          </w:tcPr>
          <w:p w14:paraId="70DD2D8D" w14:textId="77777777" w:rsidR="00522759" w:rsidRPr="009C30F3" w:rsidRDefault="00522759" w:rsidP="00695044">
            <w:pPr>
              <w:rPr>
                <w:rFonts w:ascii="Arial" w:hAnsi="Arial" w:cs="Arial"/>
                <w:sz w:val="16"/>
                <w:szCs w:val="16"/>
              </w:rPr>
            </w:pPr>
            <w:r w:rsidRPr="009C30F3">
              <w:rPr>
                <w:rFonts w:ascii="Arial" w:hAnsi="Arial" w:cs="Arial"/>
                <w:sz w:val="16"/>
                <w:szCs w:val="16"/>
              </w:rPr>
              <w:t xml:space="preserve">     Witnessed</w:t>
            </w:r>
          </w:p>
        </w:tc>
        <w:tc>
          <w:tcPr>
            <w:tcW w:w="1080" w:type="dxa"/>
          </w:tcPr>
          <w:p w14:paraId="7029654B" w14:textId="77777777" w:rsidR="00522759" w:rsidRPr="009C30F3" w:rsidRDefault="00522759" w:rsidP="00695044">
            <w:pPr>
              <w:rPr>
                <w:rFonts w:ascii="Arial" w:hAnsi="Arial" w:cs="Arial"/>
                <w:sz w:val="16"/>
                <w:szCs w:val="16"/>
              </w:rPr>
            </w:pPr>
            <w:r w:rsidRPr="009C30F3">
              <w:rPr>
                <w:rFonts w:ascii="Arial" w:hAnsi="Arial" w:cs="Arial"/>
                <w:sz w:val="16"/>
                <w:szCs w:val="16"/>
              </w:rPr>
              <w:t>84%</w:t>
            </w:r>
          </w:p>
        </w:tc>
        <w:tc>
          <w:tcPr>
            <w:tcW w:w="1530" w:type="dxa"/>
          </w:tcPr>
          <w:p w14:paraId="7F1FDDD0" w14:textId="77777777" w:rsidR="00522759" w:rsidRPr="009C30F3" w:rsidRDefault="00522759" w:rsidP="00695044">
            <w:pPr>
              <w:rPr>
                <w:rFonts w:ascii="Arial" w:hAnsi="Arial" w:cs="Arial"/>
                <w:sz w:val="16"/>
                <w:szCs w:val="16"/>
              </w:rPr>
            </w:pPr>
            <w:r w:rsidRPr="009C30F3">
              <w:rPr>
                <w:rFonts w:ascii="Arial" w:hAnsi="Arial" w:cs="Arial"/>
                <w:sz w:val="16"/>
                <w:szCs w:val="16"/>
              </w:rPr>
              <w:t>68%</w:t>
            </w:r>
          </w:p>
        </w:tc>
        <w:tc>
          <w:tcPr>
            <w:tcW w:w="766" w:type="dxa"/>
          </w:tcPr>
          <w:p w14:paraId="048D603D"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0.321</w:t>
            </w:r>
          </w:p>
        </w:tc>
        <w:tc>
          <w:tcPr>
            <w:tcW w:w="1045" w:type="dxa"/>
          </w:tcPr>
          <w:p w14:paraId="3EB1B863" w14:textId="77777777" w:rsidR="00522759" w:rsidRPr="009C30F3" w:rsidRDefault="00522759" w:rsidP="00695044">
            <w:pPr>
              <w:rPr>
                <w:rFonts w:ascii="Arial" w:hAnsi="Arial" w:cs="Arial"/>
                <w:sz w:val="16"/>
                <w:szCs w:val="16"/>
              </w:rPr>
            </w:pPr>
            <w:r w:rsidRPr="009C30F3">
              <w:rPr>
                <w:rFonts w:ascii="Arial" w:hAnsi="Arial" w:cs="Arial"/>
                <w:sz w:val="16"/>
                <w:szCs w:val="16"/>
              </w:rPr>
              <w:t>87%</w:t>
            </w:r>
          </w:p>
        </w:tc>
        <w:tc>
          <w:tcPr>
            <w:tcW w:w="1522" w:type="dxa"/>
          </w:tcPr>
          <w:p w14:paraId="42FB7898" w14:textId="77777777" w:rsidR="00522759" w:rsidRPr="009C30F3" w:rsidRDefault="00522759" w:rsidP="00695044">
            <w:pPr>
              <w:rPr>
                <w:rFonts w:ascii="Arial" w:hAnsi="Arial" w:cs="Arial"/>
                <w:sz w:val="16"/>
                <w:szCs w:val="16"/>
              </w:rPr>
            </w:pPr>
            <w:r w:rsidRPr="009C30F3">
              <w:rPr>
                <w:rFonts w:ascii="Arial" w:hAnsi="Arial" w:cs="Arial"/>
                <w:sz w:val="16"/>
                <w:szCs w:val="16"/>
              </w:rPr>
              <w:t>67%</w:t>
            </w:r>
          </w:p>
        </w:tc>
        <w:tc>
          <w:tcPr>
            <w:tcW w:w="717" w:type="dxa"/>
          </w:tcPr>
          <w:p w14:paraId="444E35C3"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0.112</w:t>
            </w:r>
          </w:p>
        </w:tc>
      </w:tr>
      <w:tr w:rsidR="00522759" w:rsidRPr="009C30F3" w14:paraId="6CEFCB73" w14:textId="77777777" w:rsidTr="00695044">
        <w:tc>
          <w:tcPr>
            <w:tcW w:w="3055" w:type="dxa"/>
          </w:tcPr>
          <w:p w14:paraId="20763977" w14:textId="77777777" w:rsidR="00522759" w:rsidRPr="009C30F3" w:rsidRDefault="00522759" w:rsidP="00695044">
            <w:pPr>
              <w:rPr>
                <w:rFonts w:ascii="Arial" w:hAnsi="Arial" w:cs="Arial"/>
                <w:sz w:val="16"/>
                <w:szCs w:val="16"/>
              </w:rPr>
            </w:pPr>
            <w:r w:rsidRPr="009C30F3">
              <w:rPr>
                <w:rFonts w:ascii="Arial" w:hAnsi="Arial" w:cs="Arial"/>
                <w:sz w:val="16"/>
                <w:szCs w:val="16"/>
              </w:rPr>
              <w:t>Age at seizure onset (median; 1</w:t>
            </w:r>
            <w:r w:rsidRPr="009C30F3">
              <w:rPr>
                <w:rFonts w:ascii="Arial" w:hAnsi="Arial" w:cs="Arial"/>
                <w:sz w:val="16"/>
                <w:szCs w:val="16"/>
                <w:vertAlign w:val="superscript"/>
              </w:rPr>
              <w:t>st</w:t>
            </w:r>
            <w:r w:rsidRPr="009C30F3">
              <w:rPr>
                <w:rFonts w:ascii="Arial" w:hAnsi="Arial" w:cs="Arial"/>
                <w:sz w:val="16"/>
                <w:szCs w:val="16"/>
              </w:rPr>
              <w:t xml:space="preserve"> quartile – 3</w:t>
            </w:r>
            <w:r w:rsidRPr="009C30F3">
              <w:rPr>
                <w:rFonts w:ascii="Arial" w:hAnsi="Arial" w:cs="Arial"/>
                <w:sz w:val="16"/>
                <w:szCs w:val="16"/>
                <w:vertAlign w:val="superscript"/>
              </w:rPr>
              <w:t>rd</w:t>
            </w:r>
            <w:r w:rsidRPr="009C30F3">
              <w:rPr>
                <w:rFonts w:ascii="Arial" w:hAnsi="Arial" w:cs="Arial"/>
                <w:sz w:val="16"/>
                <w:szCs w:val="16"/>
              </w:rPr>
              <w:t xml:space="preserve"> quartile)ª</w:t>
            </w:r>
          </w:p>
        </w:tc>
        <w:tc>
          <w:tcPr>
            <w:tcW w:w="1080" w:type="dxa"/>
          </w:tcPr>
          <w:p w14:paraId="728747F8" w14:textId="77777777" w:rsidR="00522759" w:rsidRPr="009C30F3" w:rsidRDefault="00522759" w:rsidP="00695044">
            <w:pPr>
              <w:rPr>
                <w:rFonts w:ascii="Arial" w:hAnsi="Arial" w:cs="Arial"/>
                <w:sz w:val="16"/>
                <w:szCs w:val="16"/>
              </w:rPr>
            </w:pPr>
            <w:r w:rsidRPr="009C30F3">
              <w:rPr>
                <w:rFonts w:ascii="Arial" w:hAnsi="Arial" w:cs="Arial"/>
                <w:sz w:val="16"/>
                <w:szCs w:val="16"/>
              </w:rPr>
              <w:t>19 (9-46)</w:t>
            </w:r>
          </w:p>
        </w:tc>
        <w:tc>
          <w:tcPr>
            <w:tcW w:w="1530" w:type="dxa"/>
          </w:tcPr>
          <w:p w14:paraId="4AE0E8B5" w14:textId="77777777" w:rsidR="00522759" w:rsidRPr="009C30F3" w:rsidRDefault="00522759" w:rsidP="00695044">
            <w:pPr>
              <w:rPr>
                <w:rFonts w:ascii="Arial" w:hAnsi="Arial" w:cs="Arial"/>
                <w:sz w:val="16"/>
                <w:szCs w:val="16"/>
              </w:rPr>
            </w:pPr>
            <w:r w:rsidRPr="009C30F3">
              <w:rPr>
                <w:rFonts w:ascii="Arial" w:hAnsi="Arial" w:cs="Arial"/>
                <w:sz w:val="16"/>
                <w:szCs w:val="16"/>
              </w:rPr>
              <w:t>38 (21-70)</w:t>
            </w:r>
          </w:p>
        </w:tc>
        <w:tc>
          <w:tcPr>
            <w:tcW w:w="766" w:type="dxa"/>
          </w:tcPr>
          <w:p w14:paraId="314C4C16" w14:textId="77777777" w:rsidR="00522759" w:rsidRPr="009C30F3" w:rsidRDefault="00522759" w:rsidP="00695044">
            <w:pPr>
              <w:jc w:val="right"/>
              <w:rPr>
                <w:rFonts w:ascii="Arial" w:hAnsi="Arial" w:cs="Arial"/>
                <w:b/>
                <w:bCs/>
                <w:sz w:val="16"/>
                <w:szCs w:val="16"/>
              </w:rPr>
            </w:pPr>
            <w:r w:rsidRPr="009C30F3">
              <w:rPr>
                <w:rFonts w:ascii="Arial" w:hAnsi="Arial" w:cs="Arial"/>
                <w:b/>
                <w:bCs/>
                <w:sz w:val="16"/>
                <w:szCs w:val="16"/>
              </w:rPr>
              <w:t>0.046</w:t>
            </w:r>
          </w:p>
        </w:tc>
        <w:tc>
          <w:tcPr>
            <w:tcW w:w="1045" w:type="dxa"/>
          </w:tcPr>
          <w:p w14:paraId="570FA3C9" w14:textId="77777777" w:rsidR="00522759" w:rsidRPr="009C30F3" w:rsidRDefault="00522759" w:rsidP="00695044">
            <w:pPr>
              <w:rPr>
                <w:rFonts w:ascii="Arial" w:hAnsi="Arial" w:cs="Arial"/>
                <w:sz w:val="16"/>
                <w:szCs w:val="16"/>
              </w:rPr>
            </w:pPr>
            <w:r w:rsidRPr="009C30F3">
              <w:rPr>
                <w:rFonts w:ascii="Arial" w:hAnsi="Arial" w:cs="Arial"/>
                <w:sz w:val="16"/>
                <w:szCs w:val="16"/>
              </w:rPr>
              <w:t>24 (8-47)</w:t>
            </w:r>
          </w:p>
        </w:tc>
        <w:tc>
          <w:tcPr>
            <w:tcW w:w="1522" w:type="dxa"/>
          </w:tcPr>
          <w:p w14:paraId="0E0B2DEA" w14:textId="77777777" w:rsidR="00522759" w:rsidRPr="009C30F3" w:rsidRDefault="00522759" w:rsidP="00695044">
            <w:pPr>
              <w:rPr>
                <w:rFonts w:ascii="Arial" w:hAnsi="Arial" w:cs="Arial"/>
                <w:sz w:val="16"/>
                <w:szCs w:val="16"/>
              </w:rPr>
            </w:pPr>
            <w:r w:rsidRPr="009C30F3">
              <w:rPr>
                <w:rFonts w:ascii="Arial" w:hAnsi="Arial" w:cs="Arial"/>
                <w:sz w:val="16"/>
                <w:szCs w:val="16"/>
              </w:rPr>
              <w:t>37 (16-68)</w:t>
            </w:r>
          </w:p>
        </w:tc>
        <w:tc>
          <w:tcPr>
            <w:tcW w:w="717" w:type="dxa"/>
          </w:tcPr>
          <w:p w14:paraId="5DED1FF4"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0.219</w:t>
            </w:r>
          </w:p>
        </w:tc>
      </w:tr>
      <w:tr w:rsidR="00522759" w:rsidRPr="009C30F3" w14:paraId="747BE4F5" w14:textId="77777777" w:rsidTr="00695044">
        <w:tc>
          <w:tcPr>
            <w:tcW w:w="3055" w:type="dxa"/>
          </w:tcPr>
          <w:p w14:paraId="465CE5A0" w14:textId="77777777" w:rsidR="00522759" w:rsidRPr="009C30F3" w:rsidRDefault="00522759" w:rsidP="00695044">
            <w:pPr>
              <w:rPr>
                <w:rFonts w:ascii="Arial" w:hAnsi="Arial" w:cs="Arial"/>
                <w:sz w:val="16"/>
                <w:szCs w:val="16"/>
              </w:rPr>
            </w:pPr>
            <w:r w:rsidRPr="009C30F3">
              <w:rPr>
                <w:rFonts w:ascii="Arial" w:hAnsi="Arial" w:cs="Arial"/>
                <w:sz w:val="16"/>
                <w:szCs w:val="16"/>
              </w:rPr>
              <w:t>Epilepsy risk factor(s)**</w:t>
            </w:r>
          </w:p>
        </w:tc>
        <w:tc>
          <w:tcPr>
            <w:tcW w:w="1080" w:type="dxa"/>
          </w:tcPr>
          <w:p w14:paraId="74E205DC" w14:textId="77777777" w:rsidR="00522759" w:rsidRPr="009C30F3" w:rsidRDefault="00522759" w:rsidP="00695044">
            <w:pPr>
              <w:rPr>
                <w:rFonts w:ascii="Arial" w:hAnsi="Arial" w:cs="Arial"/>
                <w:sz w:val="16"/>
                <w:szCs w:val="16"/>
              </w:rPr>
            </w:pPr>
            <w:r w:rsidRPr="009C30F3">
              <w:rPr>
                <w:rFonts w:ascii="Arial" w:hAnsi="Arial" w:cs="Arial"/>
                <w:sz w:val="16"/>
                <w:szCs w:val="16"/>
              </w:rPr>
              <w:t>44%</w:t>
            </w:r>
          </w:p>
        </w:tc>
        <w:tc>
          <w:tcPr>
            <w:tcW w:w="1530" w:type="dxa"/>
          </w:tcPr>
          <w:p w14:paraId="1E07C7DA" w14:textId="77777777" w:rsidR="00522759" w:rsidRPr="009C30F3" w:rsidRDefault="00522759" w:rsidP="00695044">
            <w:pPr>
              <w:rPr>
                <w:rFonts w:ascii="Arial" w:hAnsi="Arial" w:cs="Arial"/>
                <w:sz w:val="16"/>
                <w:szCs w:val="16"/>
              </w:rPr>
            </w:pPr>
            <w:r w:rsidRPr="009C30F3">
              <w:rPr>
                <w:rFonts w:ascii="Arial" w:hAnsi="Arial" w:cs="Arial"/>
                <w:sz w:val="16"/>
                <w:szCs w:val="16"/>
              </w:rPr>
              <w:t>28%</w:t>
            </w:r>
          </w:p>
        </w:tc>
        <w:tc>
          <w:tcPr>
            <w:tcW w:w="766" w:type="dxa"/>
          </w:tcPr>
          <w:p w14:paraId="2B8AC4A6"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0.377</w:t>
            </w:r>
          </w:p>
        </w:tc>
        <w:tc>
          <w:tcPr>
            <w:tcW w:w="1045" w:type="dxa"/>
          </w:tcPr>
          <w:p w14:paraId="05A6CE9A" w14:textId="77777777" w:rsidR="00522759" w:rsidRPr="009C30F3" w:rsidRDefault="00522759" w:rsidP="00695044">
            <w:pPr>
              <w:rPr>
                <w:rFonts w:ascii="Arial" w:hAnsi="Arial" w:cs="Arial"/>
                <w:sz w:val="16"/>
                <w:szCs w:val="16"/>
              </w:rPr>
            </w:pPr>
            <w:r w:rsidRPr="009C30F3">
              <w:rPr>
                <w:rFonts w:ascii="Arial" w:hAnsi="Arial" w:cs="Arial"/>
                <w:sz w:val="16"/>
                <w:szCs w:val="16"/>
              </w:rPr>
              <w:t>39%</w:t>
            </w:r>
          </w:p>
        </w:tc>
        <w:tc>
          <w:tcPr>
            <w:tcW w:w="1522" w:type="dxa"/>
          </w:tcPr>
          <w:p w14:paraId="6B50A98F" w14:textId="77777777" w:rsidR="00522759" w:rsidRPr="009C30F3" w:rsidRDefault="00522759" w:rsidP="00695044">
            <w:pPr>
              <w:rPr>
                <w:rFonts w:ascii="Arial" w:hAnsi="Arial" w:cs="Arial"/>
                <w:sz w:val="16"/>
                <w:szCs w:val="16"/>
              </w:rPr>
            </w:pPr>
            <w:r w:rsidRPr="009C30F3">
              <w:rPr>
                <w:rFonts w:ascii="Arial" w:hAnsi="Arial" w:cs="Arial"/>
                <w:sz w:val="16"/>
                <w:szCs w:val="16"/>
              </w:rPr>
              <w:t>33%</w:t>
            </w:r>
          </w:p>
        </w:tc>
        <w:tc>
          <w:tcPr>
            <w:tcW w:w="717" w:type="dxa"/>
          </w:tcPr>
          <w:p w14:paraId="1085B4F5"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0.771</w:t>
            </w:r>
          </w:p>
        </w:tc>
      </w:tr>
      <w:tr w:rsidR="00522759" w:rsidRPr="009C30F3" w14:paraId="56E93370" w14:textId="77777777" w:rsidTr="00695044">
        <w:tc>
          <w:tcPr>
            <w:tcW w:w="3055" w:type="dxa"/>
          </w:tcPr>
          <w:p w14:paraId="500B6F8F" w14:textId="77777777" w:rsidR="00522759" w:rsidRPr="009C30F3" w:rsidRDefault="00522759" w:rsidP="00695044">
            <w:pPr>
              <w:rPr>
                <w:rFonts w:ascii="Arial" w:hAnsi="Arial" w:cs="Arial"/>
                <w:sz w:val="16"/>
                <w:szCs w:val="16"/>
              </w:rPr>
            </w:pPr>
            <w:r w:rsidRPr="009C30F3">
              <w:rPr>
                <w:rFonts w:ascii="Arial" w:hAnsi="Arial" w:cs="Arial"/>
                <w:sz w:val="16"/>
                <w:szCs w:val="16"/>
              </w:rPr>
              <w:t>Cardiac pathology***</w:t>
            </w:r>
          </w:p>
        </w:tc>
        <w:tc>
          <w:tcPr>
            <w:tcW w:w="1080" w:type="dxa"/>
          </w:tcPr>
          <w:p w14:paraId="61C391CC" w14:textId="77777777" w:rsidR="00522759" w:rsidRPr="009C30F3" w:rsidRDefault="00522759" w:rsidP="00695044">
            <w:pPr>
              <w:rPr>
                <w:rFonts w:ascii="Arial" w:hAnsi="Arial" w:cs="Arial"/>
                <w:sz w:val="16"/>
                <w:szCs w:val="16"/>
              </w:rPr>
            </w:pPr>
            <w:r w:rsidRPr="009C30F3">
              <w:rPr>
                <w:rFonts w:ascii="Arial" w:hAnsi="Arial" w:cs="Arial"/>
                <w:sz w:val="16"/>
                <w:szCs w:val="16"/>
              </w:rPr>
              <w:t>16%</w:t>
            </w:r>
          </w:p>
        </w:tc>
        <w:tc>
          <w:tcPr>
            <w:tcW w:w="1530" w:type="dxa"/>
          </w:tcPr>
          <w:p w14:paraId="26BD1893" w14:textId="77777777" w:rsidR="00522759" w:rsidRPr="009C30F3" w:rsidRDefault="00522759" w:rsidP="00695044">
            <w:pPr>
              <w:rPr>
                <w:rFonts w:ascii="Arial" w:hAnsi="Arial" w:cs="Arial"/>
                <w:sz w:val="16"/>
                <w:szCs w:val="16"/>
              </w:rPr>
            </w:pPr>
            <w:r w:rsidRPr="009C30F3">
              <w:rPr>
                <w:rFonts w:ascii="Arial" w:hAnsi="Arial" w:cs="Arial"/>
                <w:sz w:val="16"/>
                <w:szCs w:val="16"/>
              </w:rPr>
              <w:t>12%</w:t>
            </w:r>
          </w:p>
        </w:tc>
        <w:tc>
          <w:tcPr>
            <w:tcW w:w="766" w:type="dxa"/>
          </w:tcPr>
          <w:p w14:paraId="3F649499"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1.000</w:t>
            </w:r>
          </w:p>
        </w:tc>
        <w:tc>
          <w:tcPr>
            <w:tcW w:w="1045" w:type="dxa"/>
          </w:tcPr>
          <w:p w14:paraId="10A57937" w14:textId="77777777" w:rsidR="00522759" w:rsidRPr="009C30F3" w:rsidRDefault="00522759" w:rsidP="00695044">
            <w:pPr>
              <w:rPr>
                <w:rFonts w:ascii="Arial" w:hAnsi="Arial" w:cs="Arial"/>
                <w:sz w:val="16"/>
                <w:szCs w:val="16"/>
              </w:rPr>
            </w:pPr>
            <w:r w:rsidRPr="009C30F3">
              <w:rPr>
                <w:rFonts w:ascii="Arial" w:hAnsi="Arial" w:cs="Arial"/>
                <w:sz w:val="16"/>
                <w:szCs w:val="16"/>
              </w:rPr>
              <w:t>13%</w:t>
            </w:r>
          </w:p>
        </w:tc>
        <w:tc>
          <w:tcPr>
            <w:tcW w:w="1522" w:type="dxa"/>
          </w:tcPr>
          <w:p w14:paraId="3727FF55" w14:textId="77777777" w:rsidR="00522759" w:rsidRPr="009C30F3" w:rsidRDefault="00522759" w:rsidP="00695044">
            <w:pPr>
              <w:rPr>
                <w:rFonts w:ascii="Arial" w:hAnsi="Arial" w:cs="Arial"/>
                <w:sz w:val="16"/>
                <w:szCs w:val="16"/>
              </w:rPr>
            </w:pPr>
            <w:r w:rsidRPr="009C30F3">
              <w:rPr>
                <w:rFonts w:ascii="Arial" w:hAnsi="Arial" w:cs="Arial"/>
                <w:sz w:val="16"/>
                <w:szCs w:val="16"/>
              </w:rPr>
              <w:t>15%</w:t>
            </w:r>
          </w:p>
        </w:tc>
        <w:tc>
          <w:tcPr>
            <w:tcW w:w="717" w:type="dxa"/>
          </w:tcPr>
          <w:p w14:paraId="147B3D3E"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1.000</w:t>
            </w:r>
          </w:p>
        </w:tc>
      </w:tr>
      <w:tr w:rsidR="00522759" w:rsidRPr="009C30F3" w14:paraId="2E1DAC74" w14:textId="77777777" w:rsidTr="00695044">
        <w:tc>
          <w:tcPr>
            <w:tcW w:w="3055" w:type="dxa"/>
          </w:tcPr>
          <w:p w14:paraId="4B672734" w14:textId="77777777" w:rsidR="00522759" w:rsidRPr="009C30F3" w:rsidRDefault="00522759" w:rsidP="00695044">
            <w:pPr>
              <w:rPr>
                <w:rFonts w:ascii="Arial" w:hAnsi="Arial" w:cs="Arial"/>
                <w:sz w:val="16"/>
                <w:szCs w:val="16"/>
              </w:rPr>
            </w:pPr>
            <w:r w:rsidRPr="009C30F3">
              <w:rPr>
                <w:rFonts w:ascii="Arial" w:hAnsi="Arial" w:cs="Arial"/>
                <w:sz w:val="16"/>
                <w:szCs w:val="16"/>
              </w:rPr>
              <w:t>Anxiety and/or depression</w:t>
            </w:r>
          </w:p>
        </w:tc>
        <w:tc>
          <w:tcPr>
            <w:tcW w:w="1080" w:type="dxa"/>
          </w:tcPr>
          <w:p w14:paraId="4F57D5B9" w14:textId="77777777" w:rsidR="00522759" w:rsidRPr="009C30F3" w:rsidRDefault="00522759" w:rsidP="00695044">
            <w:pPr>
              <w:rPr>
                <w:rFonts w:ascii="Arial" w:hAnsi="Arial" w:cs="Arial"/>
                <w:sz w:val="16"/>
                <w:szCs w:val="16"/>
              </w:rPr>
            </w:pPr>
            <w:r w:rsidRPr="009C30F3">
              <w:rPr>
                <w:rFonts w:ascii="Arial" w:hAnsi="Arial" w:cs="Arial"/>
                <w:sz w:val="16"/>
                <w:szCs w:val="16"/>
              </w:rPr>
              <w:t>36%</w:t>
            </w:r>
          </w:p>
        </w:tc>
        <w:tc>
          <w:tcPr>
            <w:tcW w:w="1530" w:type="dxa"/>
          </w:tcPr>
          <w:p w14:paraId="77AF0042" w14:textId="77777777" w:rsidR="00522759" w:rsidRPr="009C30F3" w:rsidRDefault="00522759" w:rsidP="00695044">
            <w:pPr>
              <w:rPr>
                <w:rFonts w:ascii="Arial" w:hAnsi="Arial" w:cs="Arial"/>
                <w:sz w:val="16"/>
                <w:szCs w:val="16"/>
              </w:rPr>
            </w:pPr>
            <w:r w:rsidRPr="009C30F3">
              <w:rPr>
                <w:rFonts w:ascii="Arial" w:hAnsi="Arial" w:cs="Arial"/>
                <w:sz w:val="16"/>
                <w:szCs w:val="16"/>
              </w:rPr>
              <w:t>32%</w:t>
            </w:r>
          </w:p>
        </w:tc>
        <w:tc>
          <w:tcPr>
            <w:tcW w:w="766" w:type="dxa"/>
          </w:tcPr>
          <w:p w14:paraId="0FA9CCF4"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1.000</w:t>
            </w:r>
          </w:p>
        </w:tc>
        <w:tc>
          <w:tcPr>
            <w:tcW w:w="1045" w:type="dxa"/>
          </w:tcPr>
          <w:p w14:paraId="0028728E" w14:textId="77777777" w:rsidR="00522759" w:rsidRPr="009C30F3" w:rsidRDefault="00522759" w:rsidP="00695044">
            <w:pPr>
              <w:rPr>
                <w:rFonts w:ascii="Arial" w:hAnsi="Arial" w:cs="Arial"/>
                <w:sz w:val="16"/>
                <w:szCs w:val="16"/>
              </w:rPr>
            </w:pPr>
            <w:r w:rsidRPr="009C30F3">
              <w:rPr>
                <w:rFonts w:ascii="Arial" w:hAnsi="Arial" w:cs="Arial"/>
                <w:sz w:val="16"/>
                <w:szCs w:val="16"/>
              </w:rPr>
              <w:t>35%</w:t>
            </w:r>
          </w:p>
        </w:tc>
        <w:tc>
          <w:tcPr>
            <w:tcW w:w="1522" w:type="dxa"/>
          </w:tcPr>
          <w:p w14:paraId="2ABF50C2" w14:textId="77777777" w:rsidR="00522759" w:rsidRPr="009C30F3" w:rsidRDefault="00522759" w:rsidP="00695044">
            <w:pPr>
              <w:rPr>
                <w:rFonts w:ascii="Arial" w:hAnsi="Arial" w:cs="Arial"/>
                <w:sz w:val="16"/>
                <w:szCs w:val="16"/>
              </w:rPr>
            </w:pPr>
            <w:r w:rsidRPr="009C30F3">
              <w:rPr>
                <w:rFonts w:ascii="Arial" w:hAnsi="Arial" w:cs="Arial"/>
                <w:sz w:val="16"/>
                <w:szCs w:val="16"/>
              </w:rPr>
              <w:t>33%</w:t>
            </w:r>
          </w:p>
        </w:tc>
        <w:tc>
          <w:tcPr>
            <w:tcW w:w="717" w:type="dxa"/>
          </w:tcPr>
          <w:p w14:paraId="0889EB89"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1.000</w:t>
            </w:r>
          </w:p>
        </w:tc>
      </w:tr>
      <w:tr w:rsidR="00522759" w:rsidRPr="009C30F3" w14:paraId="49E30EEB" w14:textId="77777777" w:rsidTr="00695044">
        <w:tc>
          <w:tcPr>
            <w:tcW w:w="3055" w:type="dxa"/>
          </w:tcPr>
          <w:p w14:paraId="436DB522" w14:textId="77777777" w:rsidR="00522759" w:rsidRPr="009C30F3" w:rsidRDefault="00522759" w:rsidP="00695044">
            <w:pPr>
              <w:rPr>
                <w:rFonts w:ascii="Arial" w:hAnsi="Arial" w:cs="Arial"/>
                <w:sz w:val="16"/>
                <w:szCs w:val="16"/>
              </w:rPr>
            </w:pPr>
            <w:r w:rsidRPr="009C30F3">
              <w:rPr>
                <w:rFonts w:ascii="Arial" w:hAnsi="Arial" w:cs="Arial"/>
                <w:sz w:val="16"/>
                <w:szCs w:val="16"/>
              </w:rPr>
              <w:t>Cognitive impairment/dementia</w:t>
            </w:r>
          </w:p>
        </w:tc>
        <w:tc>
          <w:tcPr>
            <w:tcW w:w="1080" w:type="dxa"/>
          </w:tcPr>
          <w:p w14:paraId="62CAAEC5" w14:textId="77777777" w:rsidR="00522759" w:rsidRPr="009C30F3" w:rsidRDefault="00522759" w:rsidP="00695044">
            <w:pPr>
              <w:rPr>
                <w:rFonts w:ascii="Arial" w:hAnsi="Arial" w:cs="Arial"/>
                <w:sz w:val="16"/>
                <w:szCs w:val="16"/>
              </w:rPr>
            </w:pPr>
            <w:r w:rsidRPr="009C30F3">
              <w:rPr>
                <w:rFonts w:ascii="Arial" w:hAnsi="Arial" w:cs="Arial"/>
                <w:sz w:val="16"/>
                <w:szCs w:val="16"/>
              </w:rPr>
              <w:t>4%</w:t>
            </w:r>
          </w:p>
        </w:tc>
        <w:tc>
          <w:tcPr>
            <w:tcW w:w="1530" w:type="dxa"/>
          </w:tcPr>
          <w:p w14:paraId="149F981B" w14:textId="77777777" w:rsidR="00522759" w:rsidRPr="009C30F3" w:rsidRDefault="00522759" w:rsidP="00695044">
            <w:pPr>
              <w:rPr>
                <w:rFonts w:ascii="Arial" w:hAnsi="Arial" w:cs="Arial"/>
                <w:sz w:val="16"/>
                <w:szCs w:val="16"/>
              </w:rPr>
            </w:pPr>
            <w:r w:rsidRPr="009C30F3">
              <w:rPr>
                <w:rFonts w:ascii="Arial" w:hAnsi="Arial" w:cs="Arial"/>
                <w:sz w:val="16"/>
                <w:szCs w:val="16"/>
              </w:rPr>
              <w:t>12%</w:t>
            </w:r>
          </w:p>
        </w:tc>
        <w:tc>
          <w:tcPr>
            <w:tcW w:w="766" w:type="dxa"/>
          </w:tcPr>
          <w:p w14:paraId="499B03CC"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0.609</w:t>
            </w:r>
          </w:p>
        </w:tc>
        <w:tc>
          <w:tcPr>
            <w:tcW w:w="1045" w:type="dxa"/>
          </w:tcPr>
          <w:p w14:paraId="5AED8798" w14:textId="77777777" w:rsidR="00522759" w:rsidRPr="009C30F3" w:rsidRDefault="00522759" w:rsidP="00695044">
            <w:pPr>
              <w:rPr>
                <w:rFonts w:ascii="Arial" w:hAnsi="Arial" w:cs="Arial"/>
                <w:sz w:val="16"/>
                <w:szCs w:val="16"/>
              </w:rPr>
            </w:pPr>
            <w:r w:rsidRPr="009C30F3">
              <w:rPr>
                <w:rFonts w:ascii="Arial" w:hAnsi="Arial" w:cs="Arial"/>
                <w:sz w:val="16"/>
                <w:szCs w:val="16"/>
              </w:rPr>
              <w:t>9%</w:t>
            </w:r>
          </w:p>
        </w:tc>
        <w:tc>
          <w:tcPr>
            <w:tcW w:w="1522" w:type="dxa"/>
          </w:tcPr>
          <w:p w14:paraId="6577ADEE" w14:textId="77777777" w:rsidR="00522759" w:rsidRPr="009C30F3" w:rsidRDefault="00522759" w:rsidP="00695044">
            <w:pPr>
              <w:rPr>
                <w:rFonts w:ascii="Arial" w:hAnsi="Arial" w:cs="Arial"/>
                <w:sz w:val="16"/>
                <w:szCs w:val="16"/>
              </w:rPr>
            </w:pPr>
            <w:r w:rsidRPr="009C30F3">
              <w:rPr>
                <w:rFonts w:ascii="Arial" w:hAnsi="Arial" w:cs="Arial"/>
                <w:sz w:val="16"/>
                <w:szCs w:val="16"/>
              </w:rPr>
              <w:t>7%</w:t>
            </w:r>
          </w:p>
        </w:tc>
        <w:tc>
          <w:tcPr>
            <w:tcW w:w="717" w:type="dxa"/>
          </w:tcPr>
          <w:p w14:paraId="3B5869E3"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1.000</w:t>
            </w:r>
          </w:p>
        </w:tc>
      </w:tr>
      <w:tr w:rsidR="00522759" w:rsidRPr="009C30F3" w14:paraId="0767C794" w14:textId="77777777" w:rsidTr="00695044">
        <w:tc>
          <w:tcPr>
            <w:tcW w:w="3055" w:type="dxa"/>
          </w:tcPr>
          <w:p w14:paraId="26C024F7" w14:textId="77777777" w:rsidR="00522759" w:rsidRPr="009C30F3" w:rsidRDefault="00522759" w:rsidP="00695044">
            <w:pPr>
              <w:rPr>
                <w:rFonts w:ascii="Arial" w:hAnsi="Arial" w:cs="Arial"/>
                <w:sz w:val="16"/>
                <w:szCs w:val="16"/>
              </w:rPr>
            </w:pPr>
            <w:r w:rsidRPr="009C30F3">
              <w:rPr>
                <w:rFonts w:ascii="Arial" w:hAnsi="Arial" w:cs="Arial"/>
                <w:sz w:val="16"/>
                <w:szCs w:val="16"/>
              </w:rPr>
              <w:t>Migraine</w:t>
            </w:r>
          </w:p>
        </w:tc>
        <w:tc>
          <w:tcPr>
            <w:tcW w:w="1080" w:type="dxa"/>
          </w:tcPr>
          <w:p w14:paraId="3456D82B" w14:textId="77777777" w:rsidR="00522759" w:rsidRPr="009C30F3" w:rsidRDefault="00522759" w:rsidP="00695044">
            <w:pPr>
              <w:rPr>
                <w:rFonts w:ascii="Arial" w:hAnsi="Arial" w:cs="Arial"/>
                <w:sz w:val="16"/>
                <w:szCs w:val="16"/>
              </w:rPr>
            </w:pPr>
            <w:r w:rsidRPr="009C30F3">
              <w:rPr>
                <w:rFonts w:ascii="Arial" w:hAnsi="Arial" w:cs="Arial"/>
                <w:sz w:val="16"/>
                <w:szCs w:val="16"/>
              </w:rPr>
              <w:t>8%</w:t>
            </w:r>
          </w:p>
        </w:tc>
        <w:tc>
          <w:tcPr>
            <w:tcW w:w="1530" w:type="dxa"/>
          </w:tcPr>
          <w:p w14:paraId="02AFCB8E" w14:textId="77777777" w:rsidR="00522759" w:rsidRPr="009C30F3" w:rsidRDefault="00522759" w:rsidP="00695044">
            <w:pPr>
              <w:rPr>
                <w:rFonts w:ascii="Arial" w:hAnsi="Arial" w:cs="Arial"/>
                <w:sz w:val="16"/>
                <w:szCs w:val="16"/>
              </w:rPr>
            </w:pPr>
            <w:r w:rsidRPr="009C30F3">
              <w:rPr>
                <w:rFonts w:ascii="Arial" w:hAnsi="Arial" w:cs="Arial"/>
                <w:sz w:val="16"/>
                <w:szCs w:val="16"/>
              </w:rPr>
              <w:t>20%</w:t>
            </w:r>
          </w:p>
        </w:tc>
        <w:tc>
          <w:tcPr>
            <w:tcW w:w="766" w:type="dxa"/>
          </w:tcPr>
          <w:p w14:paraId="2D20C993"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0.417</w:t>
            </w:r>
          </w:p>
        </w:tc>
        <w:tc>
          <w:tcPr>
            <w:tcW w:w="1045" w:type="dxa"/>
          </w:tcPr>
          <w:p w14:paraId="5DE1CEB7" w14:textId="77777777" w:rsidR="00522759" w:rsidRPr="009C30F3" w:rsidRDefault="00522759" w:rsidP="00695044">
            <w:pPr>
              <w:rPr>
                <w:rFonts w:ascii="Arial" w:hAnsi="Arial" w:cs="Arial"/>
                <w:sz w:val="16"/>
                <w:szCs w:val="16"/>
              </w:rPr>
            </w:pPr>
            <w:r w:rsidRPr="009C30F3">
              <w:rPr>
                <w:rFonts w:ascii="Arial" w:hAnsi="Arial" w:cs="Arial"/>
                <w:sz w:val="16"/>
                <w:szCs w:val="16"/>
              </w:rPr>
              <w:t>4%</w:t>
            </w:r>
          </w:p>
        </w:tc>
        <w:tc>
          <w:tcPr>
            <w:tcW w:w="1522" w:type="dxa"/>
          </w:tcPr>
          <w:p w14:paraId="3AC429CF" w14:textId="77777777" w:rsidR="00522759" w:rsidRPr="009C30F3" w:rsidRDefault="00522759" w:rsidP="00695044">
            <w:pPr>
              <w:rPr>
                <w:rFonts w:ascii="Arial" w:hAnsi="Arial" w:cs="Arial"/>
                <w:sz w:val="16"/>
                <w:szCs w:val="16"/>
              </w:rPr>
            </w:pPr>
            <w:r w:rsidRPr="009C30F3">
              <w:rPr>
                <w:rFonts w:ascii="Arial" w:hAnsi="Arial" w:cs="Arial"/>
                <w:sz w:val="16"/>
                <w:szCs w:val="16"/>
              </w:rPr>
              <w:t>22%</w:t>
            </w:r>
          </w:p>
        </w:tc>
        <w:tc>
          <w:tcPr>
            <w:tcW w:w="717" w:type="dxa"/>
          </w:tcPr>
          <w:p w14:paraId="1284B02F"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0.107</w:t>
            </w:r>
          </w:p>
        </w:tc>
      </w:tr>
      <w:tr w:rsidR="00522759" w:rsidRPr="009C30F3" w14:paraId="1CBF5394" w14:textId="77777777" w:rsidTr="00695044">
        <w:tc>
          <w:tcPr>
            <w:tcW w:w="3055" w:type="dxa"/>
          </w:tcPr>
          <w:p w14:paraId="33603DB3" w14:textId="77777777" w:rsidR="00522759" w:rsidRPr="009C30F3" w:rsidRDefault="00522759" w:rsidP="00695044">
            <w:pPr>
              <w:rPr>
                <w:rFonts w:ascii="Arial" w:hAnsi="Arial" w:cs="Arial"/>
                <w:sz w:val="16"/>
                <w:szCs w:val="16"/>
              </w:rPr>
            </w:pPr>
            <w:r w:rsidRPr="009C30F3">
              <w:rPr>
                <w:rFonts w:ascii="Arial" w:hAnsi="Arial" w:cs="Arial"/>
                <w:sz w:val="16"/>
                <w:szCs w:val="16"/>
              </w:rPr>
              <w:t>ID, ASD, and/or dysmorphism</w:t>
            </w:r>
          </w:p>
        </w:tc>
        <w:tc>
          <w:tcPr>
            <w:tcW w:w="1080" w:type="dxa"/>
          </w:tcPr>
          <w:p w14:paraId="0E2BDA11" w14:textId="77777777" w:rsidR="00522759" w:rsidRPr="009C30F3" w:rsidRDefault="00522759" w:rsidP="00695044">
            <w:pPr>
              <w:rPr>
                <w:rFonts w:ascii="Arial" w:hAnsi="Arial" w:cs="Arial"/>
                <w:sz w:val="16"/>
                <w:szCs w:val="16"/>
              </w:rPr>
            </w:pPr>
            <w:r w:rsidRPr="009C30F3">
              <w:rPr>
                <w:rFonts w:ascii="Arial" w:hAnsi="Arial" w:cs="Arial"/>
                <w:sz w:val="16"/>
                <w:szCs w:val="16"/>
              </w:rPr>
              <w:t>24%</w:t>
            </w:r>
          </w:p>
        </w:tc>
        <w:tc>
          <w:tcPr>
            <w:tcW w:w="1530" w:type="dxa"/>
          </w:tcPr>
          <w:p w14:paraId="43597014" w14:textId="77777777" w:rsidR="00522759" w:rsidRPr="009C30F3" w:rsidRDefault="00522759" w:rsidP="00695044">
            <w:pPr>
              <w:rPr>
                <w:rFonts w:ascii="Arial" w:hAnsi="Arial" w:cs="Arial"/>
                <w:sz w:val="16"/>
                <w:szCs w:val="16"/>
              </w:rPr>
            </w:pPr>
            <w:r w:rsidRPr="009C30F3">
              <w:rPr>
                <w:rFonts w:ascii="Arial" w:hAnsi="Arial" w:cs="Arial"/>
                <w:sz w:val="16"/>
                <w:szCs w:val="16"/>
              </w:rPr>
              <w:t>8%</w:t>
            </w:r>
          </w:p>
        </w:tc>
        <w:tc>
          <w:tcPr>
            <w:tcW w:w="766" w:type="dxa"/>
          </w:tcPr>
          <w:p w14:paraId="592D880E"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0.247</w:t>
            </w:r>
          </w:p>
        </w:tc>
        <w:tc>
          <w:tcPr>
            <w:tcW w:w="1045" w:type="dxa"/>
          </w:tcPr>
          <w:p w14:paraId="42C9644B" w14:textId="77777777" w:rsidR="00522759" w:rsidRPr="009C30F3" w:rsidRDefault="00522759" w:rsidP="00695044">
            <w:pPr>
              <w:rPr>
                <w:rFonts w:ascii="Arial" w:hAnsi="Arial" w:cs="Arial"/>
                <w:sz w:val="16"/>
                <w:szCs w:val="16"/>
              </w:rPr>
            </w:pPr>
            <w:r w:rsidRPr="009C30F3">
              <w:rPr>
                <w:rFonts w:ascii="Arial" w:hAnsi="Arial" w:cs="Arial"/>
                <w:sz w:val="16"/>
                <w:szCs w:val="16"/>
              </w:rPr>
              <w:t>26%</w:t>
            </w:r>
          </w:p>
        </w:tc>
        <w:tc>
          <w:tcPr>
            <w:tcW w:w="1522" w:type="dxa"/>
          </w:tcPr>
          <w:p w14:paraId="4319579B" w14:textId="77777777" w:rsidR="00522759" w:rsidRPr="009C30F3" w:rsidRDefault="00522759" w:rsidP="00695044">
            <w:pPr>
              <w:rPr>
                <w:rFonts w:ascii="Arial" w:hAnsi="Arial" w:cs="Arial"/>
                <w:sz w:val="16"/>
                <w:szCs w:val="16"/>
              </w:rPr>
            </w:pPr>
            <w:r w:rsidRPr="009C30F3">
              <w:rPr>
                <w:rFonts w:ascii="Arial" w:hAnsi="Arial" w:cs="Arial"/>
                <w:sz w:val="16"/>
                <w:szCs w:val="16"/>
              </w:rPr>
              <w:t>7%</w:t>
            </w:r>
          </w:p>
        </w:tc>
        <w:tc>
          <w:tcPr>
            <w:tcW w:w="717" w:type="dxa"/>
          </w:tcPr>
          <w:p w14:paraId="3E429E4A"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0.121</w:t>
            </w:r>
          </w:p>
        </w:tc>
      </w:tr>
      <w:tr w:rsidR="00522759" w:rsidRPr="009C30F3" w14:paraId="50A45651" w14:textId="77777777" w:rsidTr="00695044">
        <w:tc>
          <w:tcPr>
            <w:tcW w:w="3055" w:type="dxa"/>
          </w:tcPr>
          <w:p w14:paraId="72F60E4F" w14:textId="77777777" w:rsidR="00522759" w:rsidRPr="009C30F3" w:rsidRDefault="00522759" w:rsidP="00695044">
            <w:pPr>
              <w:rPr>
                <w:rFonts w:ascii="Arial" w:hAnsi="Arial" w:cs="Arial"/>
                <w:sz w:val="16"/>
                <w:szCs w:val="16"/>
              </w:rPr>
            </w:pPr>
            <w:r w:rsidRPr="009C30F3">
              <w:rPr>
                <w:rFonts w:ascii="Arial" w:hAnsi="Arial" w:cs="Arial"/>
                <w:sz w:val="16"/>
                <w:szCs w:val="16"/>
              </w:rPr>
              <w:t>Abnormal neurologic examination</w:t>
            </w:r>
          </w:p>
        </w:tc>
        <w:tc>
          <w:tcPr>
            <w:tcW w:w="1080" w:type="dxa"/>
          </w:tcPr>
          <w:p w14:paraId="648FD9B8" w14:textId="77777777" w:rsidR="00522759" w:rsidRPr="009C30F3" w:rsidRDefault="00522759" w:rsidP="00695044">
            <w:pPr>
              <w:rPr>
                <w:rFonts w:ascii="Arial" w:hAnsi="Arial" w:cs="Arial"/>
                <w:sz w:val="16"/>
                <w:szCs w:val="16"/>
              </w:rPr>
            </w:pPr>
            <w:r w:rsidRPr="009C30F3">
              <w:rPr>
                <w:rFonts w:ascii="Arial" w:hAnsi="Arial" w:cs="Arial"/>
                <w:sz w:val="16"/>
                <w:szCs w:val="16"/>
              </w:rPr>
              <w:t>16%</w:t>
            </w:r>
          </w:p>
        </w:tc>
        <w:tc>
          <w:tcPr>
            <w:tcW w:w="1530" w:type="dxa"/>
          </w:tcPr>
          <w:p w14:paraId="7DA04CC5" w14:textId="77777777" w:rsidR="00522759" w:rsidRPr="009C30F3" w:rsidRDefault="00522759" w:rsidP="00695044">
            <w:pPr>
              <w:rPr>
                <w:rFonts w:ascii="Arial" w:hAnsi="Arial" w:cs="Arial"/>
                <w:sz w:val="16"/>
                <w:szCs w:val="16"/>
              </w:rPr>
            </w:pPr>
            <w:r w:rsidRPr="009C30F3">
              <w:rPr>
                <w:rFonts w:ascii="Arial" w:hAnsi="Arial" w:cs="Arial"/>
                <w:sz w:val="16"/>
                <w:szCs w:val="16"/>
              </w:rPr>
              <w:t>40%</w:t>
            </w:r>
          </w:p>
        </w:tc>
        <w:tc>
          <w:tcPr>
            <w:tcW w:w="766" w:type="dxa"/>
          </w:tcPr>
          <w:p w14:paraId="09AE151C"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0.114</w:t>
            </w:r>
          </w:p>
        </w:tc>
        <w:tc>
          <w:tcPr>
            <w:tcW w:w="1045" w:type="dxa"/>
          </w:tcPr>
          <w:p w14:paraId="766C8A3E" w14:textId="77777777" w:rsidR="00522759" w:rsidRPr="009C30F3" w:rsidRDefault="00522759" w:rsidP="00695044">
            <w:pPr>
              <w:rPr>
                <w:rFonts w:ascii="Arial" w:hAnsi="Arial" w:cs="Arial"/>
                <w:sz w:val="16"/>
                <w:szCs w:val="16"/>
              </w:rPr>
            </w:pPr>
            <w:r w:rsidRPr="009C30F3">
              <w:rPr>
                <w:rFonts w:ascii="Arial" w:hAnsi="Arial" w:cs="Arial"/>
                <w:sz w:val="16"/>
                <w:szCs w:val="16"/>
              </w:rPr>
              <w:t>22%</w:t>
            </w:r>
          </w:p>
        </w:tc>
        <w:tc>
          <w:tcPr>
            <w:tcW w:w="1522" w:type="dxa"/>
          </w:tcPr>
          <w:p w14:paraId="3D0059C5" w14:textId="77777777" w:rsidR="00522759" w:rsidRPr="009C30F3" w:rsidRDefault="00522759" w:rsidP="00695044">
            <w:pPr>
              <w:rPr>
                <w:rFonts w:ascii="Arial" w:hAnsi="Arial" w:cs="Arial"/>
                <w:sz w:val="16"/>
                <w:szCs w:val="16"/>
              </w:rPr>
            </w:pPr>
            <w:r w:rsidRPr="009C30F3">
              <w:rPr>
                <w:rFonts w:ascii="Arial" w:hAnsi="Arial" w:cs="Arial"/>
                <w:sz w:val="16"/>
                <w:szCs w:val="16"/>
              </w:rPr>
              <w:t>33%</w:t>
            </w:r>
          </w:p>
        </w:tc>
        <w:tc>
          <w:tcPr>
            <w:tcW w:w="717" w:type="dxa"/>
          </w:tcPr>
          <w:p w14:paraId="5180AE1C"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0.529</w:t>
            </w:r>
          </w:p>
        </w:tc>
      </w:tr>
      <w:tr w:rsidR="00522759" w:rsidRPr="009C30F3" w14:paraId="5E10CAC3" w14:textId="77777777" w:rsidTr="00695044">
        <w:tc>
          <w:tcPr>
            <w:tcW w:w="3055" w:type="dxa"/>
          </w:tcPr>
          <w:p w14:paraId="4B903BB7" w14:textId="77777777" w:rsidR="00522759" w:rsidRPr="009C30F3" w:rsidRDefault="00522759" w:rsidP="00695044">
            <w:pPr>
              <w:rPr>
                <w:rFonts w:ascii="Arial" w:hAnsi="Arial" w:cs="Arial"/>
                <w:sz w:val="16"/>
                <w:szCs w:val="16"/>
              </w:rPr>
            </w:pPr>
            <w:r w:rsidRPr="009C30F3">
              <w:rPr>
                <w:rFonts w:ascii="Arial" w:hAnsi="Arial" w:cs="Arial"/>
                <w:sz w:val="16"/>
                <w:szCs w:val="16"/>
              </w:rPr>
              <w:t>Focal deficit(s) on neurologic examination</w:t>
            </w:r>
          </w:p>
        </w:tc>
        <w:tc>
          <w:tcPr>
            <w:tcW w:w="1080" w:type="dxa"/>
          </w:tcPr>
          <w:p w14:paraId="774FB099" w14:textId="77777777" w:rsidR="00522759" w:rsidRPr="009C30F3" w:rsidRDefault="00522759" w:rsidP="00695044">
            <w:pPr>
              <w:rPr>
                <w:rFonts w:ascii="Arial" w:hAnsi="Arial" w:cs="Arial"/>
                <w:sz w:val="16"/>
                <w:szCs w:val="16"/>
              </w:rPr>
            </w:pPr>
            <w:r w:rsidRPr="009C30F3">
              <w:rPr>
                <w:rFonts w:ascii="Arial" w:hAnsi="Arial" w:cs="Arial"/>
                <w:sz w:val="16"/>
                <w:szCs w:val="16"/>
              </w:rPr>
              <w:t>4%</w:t>
            </w:r>
          </w:p>
        </w:tc>
        <w:tc>
          <w:tcPr>
            <w:tcW w:w="1530" w:type="dxa"/>
          </w:tcPr>
          <w:p w14:paraId="4736C49C" w14:textId="77777777" w:rsidR="00522759" w:rsidRPr="009C30F3" w:rsidRDefault="00522759" w:rsidP="00695044">
            <w:pPr>
              <w:rPr>
                <w:rFonts w:ascii="Arial" w:hAnsi="Arial" w:cs="Arial"/>
                <w:sz w:val="16"/>
                <w:szCs w:val="16"/>
              </w:rPr>
            </w:pPr>
            <w:r w:rsidRPr="009C30F3">
              <w:rPr>
                <w:rFonts w:ascii="Arial" w:hAnsi="Arial" w:cs="Arial"/>
                <w:sz w:val="16"/>
                <w:szCs w:val="16"/>
              </w:rPr>
              <w:t>12%</w:t>
            </w:r>
          </w:p>
        </w:tc>
        <w:tc>
          <w:tcPr>
            <w:tcW w:w="766" w:type="dxa"/>
          </w:tcPr>
          <w:p w14:paraId="1B216539"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0.609</w:t>
            </w:r>
          </w:p>
        </w:tc>
        <w:tc>
          <w:tcPr>
            <w:tcW w:w="1045" w:type="dxa"/>
          </w:tcPr>
          <w:p w14:paraId="6B34F94C" w14:textId="77777777" w:rsidR="00522759" w:rsidRPr="009C30F3" w:rsidRDefault="00522759" w:rsidP="00695044">
            <w:pPr>
              <w:rPr>
                <w:rFonts w:ascii="Arial" w:hAnsi="Arial" w:cs="Arial"/>
                <w:sz w:val="16"/>
                <w:szCs w:val="16"/>
              </w:rPr>
            </w:pPr>
            <w:r w:rsidRPr="009C30F3">
              <w:rPr>
                <w:rFonts w:ascii="Arial" w:hAnsi="Arial" w:cs="Arial"/>
                <w:sz w:val="16"/>
                <w:szCs w:val="16"/>
              </w:rPr>
              <w:t>4%</w:t>
            </w:r>
          </w:p>
        </w:tc>
        <w:tc>
          <w:tcPr>
            <w:tcW w:w="1522" w:type="dxa"/>
          </w:tcPr>
          <w:p w14:paraId="6A4CBE49" w14:textId="77777777" w:rsidR="00522759" w:rsidRPr="009C30F3" w:rsidRDefault="00522759" w:rsidP="00695044">
            <w:pPr>
              <w:rPr>
                <w:rFonts w:ascii="Arial" w:hAnsi="Arial" w:cs="Arial"/>
                <w:sz w:val="16"/>
                <w:szCs w:val="16"/>
              </w:rPr>
            </w:pPr>
            <w:r w:rsidRPr="009C30F3">
              <w:rPr>
                <w:rFonts w:ascii="Arial" w:hAnsi="Arial" w:cs="Arial"/>
                <w:sz w:val="16"/>
                <w:szCs w:val="16"/>
              </w:rPr>
              <w:t>11%</w:t>
            </w:r>
          </w:p>
        </w:tc>
        <w:tc>
          <w:tcPr>
            <w:tcW w:w="717" w:type="dxa"/>
          </w:tcPr>
          <w:p w14:paraId="1D2CE318"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0.614</w:t>
            </w:r>
          </w:p>
        </w:tc>
      </w:tr>
      <w:tr w:rsidR="00522759" w:rsidRPr="009C30F3" w14:paraId="3096CA58" w14:textId="77777777" w:rsidTr="00695044">
        <w:tc>
          <w:tcPr>
            <w:tcW w:w="3055" w:type="dxa"/>
          </w:tcPr>
          <w:p w14:paraId="453F79C6" w14:textId="77777777" w:rsidR="00522759" w:rsidRPr="009C30F3" w:rsidRDefault="00522759" w:rsidP="00695044">
            <w:pPr>
              <w:rPr>
                <w:rFonts w:ascii="Arial" w:hAnsi="Arial" w:cs="Arial"/>
                <w:sz w:val="16"/>
                <w:szCs w:val="16"/>
              </w:rPr>
            </w:pPr>
            <w:r w:rsidRPr="009C30F3">
              <w:rPr>
                <w:rFonts w:ascii="Arial" w:hAnsi="Arial" w:cs="Arial"/>
                <w:sz w:val="16"/>
                <w:szCs w:val="16"/>
              </w:rPr>
              <w:t>Sharp transient on EEG</w:t>
            </w:r>
          </w:p>
        </w:tc>
        <w:tc>
          <w:tcPr>
            <w:tcW w:w="1080" w:type="dxa"/>
          </w:tcPr>
          <w:p w14:paraId="2F2F8017" w14:textId="77777777" w:rsidR="00522759" w:rsidRPr="009C30F3" w:rsidRDefault="00522759" w:rsidP="00695044">
            <w:pPr>
              <w:rPr>
                <w:rFonts w:ascii="Arial" w:hAnsi="Arial" w:cs="Arial"/>
                <w:sz w:val="16"/>
                <w:szCs w:val="16"/>
              </w:rPr>
            </w:pPr>
            <w:r w:rsidRPr="009C30F3">
              <w:rPr>
                <w:rFonts w:ascii="Arial" w:hAnsi="Arial" w:cs="Arial"/>
                <w:sz w:val="16"/>
                <w:szCs w:val="16"/>
              </w:rPr>
              <w:t>92%</w:t>
            </w:r>
          </w:p>
        </w:tc>
        <w:tc>
          <w:tcPr>
            <w:tcW w:w="1530" w:type="dxa"/>
          </w:tcPr>
          <w:p w14:paraId="4C51C00E" w14:textId="77777777" w:rsidR="00522759" w:rsidRPr="009C30F3" w:rsidRDefault="00522759" w:rsidP="00695044">
            <w:pPr>
              <w:rPr>
                <w:rFonts w:ascii="Arial" w:hAnsi="Arial" w:cs="Arial"/>
                <w:sz w:val="16"/>
                <w:szCs w:val="16"/>
              </w:rPr>
            </w:pPr>
            <w:r w:rsidRPr="009C30F3">
              <w:rPr>
                <w:rFonts w:ascii="Arial" w:hAnsi="Arial" w:cs="Arial"/>
                <w:sz w:val="16"/>
                <w:szCs w:val="16"/>
              </w:rPr>
              <w:t>100%</w:t>
            </w:r>
          </w:p>
        </w:tc>
        <w:tc>
          <w:tcPr>
            <w:tcW w:w="766" w:type="dxa"/>
          </w:tcPr>
          <w:p w14:paraId="7741C0C9"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0.490</w:t>
            </w:r>
          </w:p>
        </w:tc>
        <w:tc>
          <w:tcPr>
            <w:tcW w:w="1045" w:type="dxa"/>
          </w:tcPr>
          <w:p w14:paraId="308DC7D8" w14:textId="77777777" w:rsidR="00522759" w:rsidRPr="009C30F3" w:rsidRDefault="00522759" w:rsidP="00695044">
            <w:pPr>
              <w:rPr>
                <w:rFonts w:ascii="Arial" w:hAnsi="Arial" w:cs="Arial"/>
                <w:sz w:val="16"/>
                <w:szCs w:val="16"/>
              </w:rPr>
            </w:pPr>
            <w:r w:rsidRPr="009C30F3">
              <w:rPr>
                <w:rFonts w:ascii="Arial" w:hAnsi="Arial" w:cs="Arial"/>
                <w:sz w:val="16"/>
                <w:szCs w:val="16"/>
              </w:rPr>
              <w:t>96%</w:t>
            </w:r>
          </w:p>
        </w:tc>
        <w:tc>
          <w:tcPr>
            <w:tcW w:w="1522" w:type="dxa"/>
          </w:tcPr>
          <w:p w14:paraId="4A3887CE" w14:textId="77777777" w:rsidR="00522759" w:rsidRPr="009C30F3" w:rsidRDefault="00522759" w:rsidP="00695044">
            <w:pPr>
              <w:rPr>
                <w:rFonts w:ascii="Arial" w:hAnsi="Arial" w:cs="Arial"/>
                <w:sz w:val="16"/>
                <w:szCs w:val="16"/>
              </w:rPr>
            </w:pPr>
            <w:r w:rsidRPr="009C30F3">
              <w:rPr>
                <w:rFonts w:ascii="Arial" w:hAnsi="Arial" w:cs="Arial"/>
                <w:sz w:val="16"/>
                <w:szCs w:val="16"/>
              </w:rPr>
              <w:t>96%</w:t>
            </w:r>
          </w:p>
        </w:tc>
        <w:tc>
          <w:tcPr>
            <w:tcW w:w="717" w:type="dxa"/>
          </w:tcPr>
          <w:p w14:paraId="75BEB79C"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1.000</w:t>
            </w:r>
          </w:p>
        </w:tc>
      </w:tr>
      <w:tr w:rsidR="00522759" w:rsidRPr="009C30F3" w14:paraId="641683E6" w14:textId="77777777" w:rsidTr="00695044">
        <w:tc>
          <w:tcPr>
            <w:tcW w:w="3055" w:type="dxa"/>
          </w:tcPr>
          <w:p w14:paraId="23DD5063" w14:textId="77777777" w:rsidR="00522759" w:rsidRPr="009C30F3" w:rsidRDefault="00522759" w:rsidP="00695044">
            <w:pPr>
              <w:rPr>
                <w:rFonts w:ascii="Arial" w:hAnsi="Arial" w:cs="Arial"/>
                <w:sz w:val="16"/>
                <w:szCs w:val="16"/>
              </w:rPr>
            </w:pPr>
            <w:r w:rsidRPr="009C30F3">
              <w:rPr>
                <w:rFonts w:ascii="Arial" w:hAnsi="Arial" w:cs="Arial"/>
                <w:sz w:val="16"/>
                <w:szCs w:val="16"/>
              </w:rPr>
              <w:t>IED on EEG****</w:t>
            </w:r>
          </w:p>
        </w:tc>
        <w:tc>
          <w:tcPr>
            <w:tcW w:w="1080" w:type="dxa"/>
          </w:tcPr>
          <w:p w14:paraId="7C61A533" w14:textId="77777777" w:rsidR="00522759" w:rsidRPr="009C30F3" w:rsidRDefault="00522759" w:rsidP="00695044">
            <w:pPr>
              <w:rPr>
                <w:rFonts w:ascii="Arial" w:hAnsi="Arial" w:cs="Arial"/>
                <w:sz w:val="16"/>
                <w:szCs w:val="16"/>
              </w:rPr>
            </w:pPr>
            <w:r w:rsidRPr="009C30F3">
              <w:rPr>
                <w:rFonts w:ascii="Arial" w:hAnsi="Arial" w:cs="Arial"/>
                <w:sz w:val="16"/>
                <w:szCs w:val="16"/>
              </w:rPr>
              <w:t>84%</w:t>
            </w:r>
          </w:p>
        </w:tc>
        <w:tc>
          <w:tcPr>
            <w:tcW w:w="1530" w:type="dxa"/>
          </w:tcPr>
          <w:p w14:paraId="490BA16B" w14:textId="77777777" w:rsidR="00522759" w:rsidRPr="009C30F3" w:rsidRDefault="00522759" w:rsidP="00695044">
            <w:pPr>
              <w:rPr>
                <w:rFonts w:ascii="Arial" w:hAnsi="Arial" w:cs="Arial"/>
                <w:sz w:val="16"/>
                <w:szCs w:val="16"/>
              </w:rPr>
            </w:pPr>
            <w:r w:rsidRPr="009C30F3">
              <w:rPr>
                <w:rFonts w:ascii="Arial" w:hAnsi="Arial" w:cs="Arial"/>
                <w:sz w:val="16"/>
                <w:szCs w:val="16"/>
              </w:rPr>
              <w:t>28%</w:t>
            </w:r>
          </w:p>
        </w:tc>
        <w:tc>
          <w:tcPr>
            <w:tcW w:w="766" w:type="dxa"/>
          </w:tcPr>
          <w:p w14:paraId="5E3C6481" w14:textId="77777777" w:rsidR="00522759" w:rsidRPr="009C30F3" w:rsidRDefault="00522759" w:rsidP="00695044">
            <w:pPr>
              <w:jc w:val="right"/>
              <w:rPr>
                <w:rFonts w:ascii="Arial" w:hAnsi="Arial" w:cs="Arial"/>
                <w:b/>
                <w:bCs/>
                <w:sz w:val="16"/>
                <w:szCs w:val="16"/>
              </w:rPr>
            </w:pPr>
            <w:r w:rsidRPr="009C30F3">
              <w:rPr>
                <w:rFonts w:ascii="Arial" w:hAnsi="Arial" w:cs="Arial"/>
                <w:b/>
                <w:bCs/>
                <w:sz w:val="16"/>
                <w:szCs w:val="16"/>
              </w:rPr>
              <w:t>&lt;0.001</w:t>
            </w:r>
          </w:p>
        </w:tc>
        <w:tc>
          <w:tcPr>
            <w:tcW w:w="1045" w:type="dxa"/>
          </w:tcPr>
          <w:p w14:paraId="4DE89283" w14:textId="77777777" w:rsidR="00522759" w:rsidRPr="009C30F3" w:rsidRDefault="00522759" w:rsidP="00695044">
            <w:pPr>
              <w:rPr>
                <w:rFonts w:ascii="Arial" w:hAnsi="Arial" w:cs="Arial"/>
                <w:sz w:val="16"/>
                <w:szCs w:val="16"/>
              </w:rPr>
            </w:pPr>
            <w:r w:rsidRPr="009C30F3">
              <w:rPr>
                <w:rFonts w:ascii="Arial" w:hAnsi="Arial" w:cs="Arial"/>
                <w:sz w:val="16"/>
                <w:szCs w:val="16"/>
              </w:rPr>
              <w:t>83%</w:t>
            </w:r>
          </w:p>
        </w:tc>
        <w:tc>
          <w:tcPr>
            <w:tcW w:w="1522" w:type="dxa"/>
          </w:tcPr>
          <w:p w14:paraId="6E4989C6" w14:textId="77777777" w:rsidR="00522759" w:rsidRPr="009C30F3" w:rsidRDefault="00522759" w:rsidP="00695044">
            <w:pPr>
              <w:rPr>
                <w:rFonts w:ascii="Arial" w:hAnsi="Arial" w:cs="Arial"/>
                <w:sz w:val="16"/>
                <w:szCs w:val="16"/>
              </w:rPr>
            </w:pPr>
            <w:r w:rsidRPr="009C30F3">
              <w:rPr>
                <w:rFonts w:ascii="Arial" w:hAnsi="Arial" w:cs="Arial"/>
                <w:sz w:val="16"/>
                <w:szCs w:val="16"/>
              </w:rPr>
              <w:t>33%</w:t>
            </w:r>
          </w:p>
        </w:tc>
        <w:tc>
          <w:tcPr>
            <w:tcW w:w="717" w:type="dxa"/>
          </w:tcPr>
          <w:p w14:paraId="16375722" w14:textId="77777777" w:rsidR="00522759" w:rsidRPr="009C30F3" w:rsidRDefault="00522759" w:rsidP="00695044">
            <w:pPr>
              <w:jc w:val="right"/>
              <w:rPr>
                <w:rFonts w:ascii="Arial" w:hAnsi="Arial" w:cs="Arial"/>
                <w:b/>
                <w:bCs/>
                <w:sz w:val="16"/>
                <w:szCs w:val="16"/>
              </w:rPr>
            </w:pPr>
            <w:r w:rsidRPr="009C30F3">
              <w:rPr>
                <w:rFonts w:ascii="Arial" w:hAnsi="Arial" w:cs="Arial"/>
                <w:b/>
                <w:bCs/>
                <w:sz w:val="16"/>
                <w:szCs w:val="16"/>
              </w:rPr>
              <w:t>&lt;0.001</w:t>
            </w:r>
          </w:p>
        </w:tc>
      </w:tr>
      <w:tr w:rsidR="00522759" w:rsidRPr="009C30F3" w14:paraId="22B6A942" w14:textId="77777777" w:rsidTr="00695044">
        <w:tc>
          <w:tcPr>
            <w:tcW w:w="3055" w:type="dxa"/>
          </w:tcPr>
          <w:p w14:paraId="4ECEF282" w14:textId="77777777" w:rsidR="00522759" w:rsidRPr="009C30F3" w:rsidRDefault="00522759" w:rsidP="00695044">
            <w:pPr>
              <w:rPr>
                <w:rFonts w:ascii="Arial" w:hAnsi="Arial" w:cs="Arial"/>
                <w:sz w:val="16"/>
                <w:szCs w:val="16"/>
              </w:rPr>
            </w:pPr>
            <w:r w:rsidRPr="009C30F3">
              <w:rPr>
                <w:rFonts w:ascii="Arial" w:hAnsi="Arial" w:cs="Arial"/>
                <w:sz w:val="16"/>
                <w:szCs w:val="16"/>
              </w:rPr>
              <w:t>Epileptogenic lesion on neuroimaging (on CT head and/or MRI brain)</w:t>
            </w:r>
            <w:r w:rsidRPr="009C30F3">
              <w:rPr>
                <w:rFonts w:ascii="Arial" w:hAnsi="Arial" w:cs="Arial"/>
                <w:sz w:val="16"/>
                <w:szCs w:val="16"/>
                <w:vertAlign w:val="superscript"/>
              </w:rPr>
              <w:t>b</w:t>
            </w:r>
          </w:p>
        </w:tc>
        <w:tc>
          <w:tcPr>
            <w:tcW w:w="1080" w:type="dxa"/>
          </w:tcPr>
          <w:p w14:paraId="743A4AE7" w14:textId="77777777" w:rsidR="00522759" w:rsidRPr="009C30F3" w:rsidRDefault="00522759" w:rsidP="00695044">
            <w:pPr>
              <w:rPr>
                <w:rFonts w:ascii="Arial" w:hAnsi="Arial" w:cs="Arial"/>
                <w:sz w:val="16"/>
                <w:szCs w:val="16"/>
              </w:rPr>
            </w:pPr>
            <w:r w:rsidRPr="009C30F3">
              <w:rPr>
                <w:rFonts w:ascii="Arial" w:hAnsi="Arial" w:cs="Arial"/>
                <w:sz w:val="16"/>
                <w:szCs w:val="16"/>
              </w:rPr>
              <w:t>33%</w:t>
            </w:r>
          </w:p>
        </w:tc>
        <w:tc>
          <w:tcPr>
            <w:tcW w:w="1530" w:type="dxa"/>
          </w:tcPr>
          <w:p w14:paraId="7B586C69" w14:textId="77777777" w:rsidR="00522759" w:rsidRPr="009C30F3" w:rsidRDefault="00522759" w:rsidP="00695044">
            <w:pPr>
              <w:rPr>
                <w:rFonts w:ascii="Arial" w:hAnsi="Arial" w:cs="Arial"/>
                <w:sz w:val="16"/>
                <w:szCs w:val="16"/>
              </w:rPr>
            </w:pPr>
            <w:r w:rsidRPr="009C30F3">
              <w:rPr>
                <w:rFonts w:ascii="Arial" w:hAnsi="Arial" w:cs="Arial"/>
                <w:sz w:val="16"/>
                <w:szCs w:val="16"/>
              </w:rPr>
              <w:t>14%</w:t>
            </w:r>
          </w:p>
        </w:tc>
        <w:tc>
          <w:tcPr>
            <w:tcW w:w="766" w:type="dxa"/>
          </w:tcPr>
          <w:p w14:paraId="0A43F8F3"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0.171</w:t>
            </w:r>
          </w:p>
        </w:tc>
        <w:tc>
          <w:tcPr>
            <w:tcW w:w="1045" w:type="dxa"/>
          </w:tcPr>
          <w:p w14:paraId="6CB23F0B" w14:textId="77777777" w:rsidR="00522759" w:rsidRPr="009C30F3" w:rsidRDefault="00522759" w:rsidP="00695044">
            <w:pPr>
              <w:rPr>
                <w:rFonts w:ascii="Arial" w:hAnsi="Arial" w:cs="Arial"/>
                <w:sz w:val="16"/>
                <w:szCs w:val="16"/>
              </w:rPr>
            </w:pPr>
            <w:r w:rsidRPr="009C30F3">
              <w:rPr>
                <w:rFonts w:ascii="Arial" w:hAnsi="Arial" w:cs="Arial"/>
                <w:sz w:val="16"/>
                <w:szCs w:val="16"/>
              </w:rPr>
              <w:t>33%</w:t>
            </w:r>
          </w:p>
        </w:tc>
        <w:tc>
          <w:tcPr>
            <w:tcW w:w="1522" w:type="dxa"/>
          </w:tcPr>
          <w:p w14:paraId="0D296EC1" w14:textId="77777777" w:rsidR="00522759" w:rsidRPr="009C30F3" w:rsidRDefault="00522759" w:rsidP="00695044">
            <w:pPr>
              <w:rPr>
                <w:rFonts w:ascii="Arial" w:hAnsi="Arial" w:cs="Arial"/>
                <w:sz w:val="16"/>
                <w:szCs w:val="16"/>
              </w:rPr>
            </w:pPr>
            <w:r w:rsidRPr="009C30F3">
              <w:rPr>
                <w:rFonts w:ascii="Arial" w:hAnsi="Arial" w:cs="Arial"/>
                <w:sz w:val="16"/>
                <w:szCs w:val="16"/>
              </w:rPr>
              <w:t>16%</w:t>
            </w:r>
          </w:p>
        </w:tc>
        <w:tc>
          <w:tcPr>
            <w:tcW w:w="717" w:type="dxa"/>
          </w:tcPr>
          <w:p w14:paraId="098A8901" w14:textId="77777777" w:rsidR="00522759" w:rsidRPr="009C30F3" w:rsidRDefault="00522759" w:rsidP="00695044">
            <w:pPr>
              <w:jc w:val="right"/>
              <w:rPr>
                <w:rFonts w:ascii="Arial" w:hAnsi="Arial" w:cs="Arial"/>
                <w:sz w:val="16"/>
                <w:szCs w:val="16"/>
              </w:rPr>
            </w:pPr>
            <w:r w:rsidRPr="009C30F3">
              <w:rPr>
                <w:rFonts w:ascii="Arial" w:hAnsi="Arial" w:cs="Arial"/>
                <w:sz w:val="16"/>
                <w:szCs w:val="16"/>
              </w:rPr>
              <w:t>0.298</w:t>
            </w:r>
          </w:p>
        </w:tc>
      </w:tr>
    </w:tbl>
    <w:p w14:paraId="5487FDCD" w14:textId="0E44D615" w:rsidR="00522759" w:rsidRPr="00E36A38" w:rsidRDefault="00522759" w:rsidP="00522759">
      <w:pPr>
        <w:rPr>
          <w:rFonts w:ascii="Arial" w:hAnsi="Arial" w:cs="Arial"/>
          <w:sz w:val="16"/>
          <w:szCs w:val="16"/>
        </w:rPr>
      </w:pPr>
      <w:r w:rsidRPr="009C30F3">
        <w:rPr>
          <w:rFonts w:ascii="Arial" w:hAnsi="Arial" w:cs="Arial"/>
          <w:sz w:val="16"/>
          <w:szCs w:val="16"/>
        </w:rPr>
        <w:t xml:space="preserve">BBI, bowel/bladder incontinence; *, postictal symptoms (e.g., confusion, tiredness) lasting longer than 5 minutes; **, at least one of the following epilepsy risk factors: febrile seizure(s), family history of seizures/epilepsy, central nervous system infection, traumatic brain injury, stroke, intracranial tumor; ***, cardiac pathology including coronary artery disease and arrhythmia; ID, intellectual disability; ASD, autism spectrum disorder; ****, interictal epileptiform discharge (IED) on EEG represents a sharp transient that meets at least 4 of the 6 International Federation of Clinical Neurophysiology for defining an IED on EEG; </w:t>
      </w:r>
      <w:r w:rsidRPr="009C30F3">
        <w:rPr>
          <w:rFonts w:ascii="Arial" w:hAnsi="Arial" w:cs="Arial"/>
          <w:sz w:val="16"/>
          <w:szCs w:val="16"/>
          <w:vertAlign w:val="superscript"/>
        </w:rPr>
        <w:t>§</w:t>
      </w:r>
      <w:r w:rsidRPr="009C30F3">
        <w:rPr>
          <w:rFonts w:ascii="Arial" w:hAnsi="Arial" w:cs="Arial"/>
          <w:sz w:val="16"/>
          <w:szCs w:val="16"/>
        </w:rPr>
        <w:t xml:space="preserve">, per clinical diagnosis; </w:t>
      </w:r>
      <w:r w:rsidRPr="009C30F3">
        <w:rPr>
          <w:rFonts w:ascii="Arial" w:hAnsi="Arial" w:cs="Arial"/>
          <w:sz w:val="16"/>
          <w:szCs w:val="16"/>
          <w:vertAlign w:val="superscript"/>
        </w:rPr>
        <w:t>¥</w:t>
      </w:r>
      <w:r w:rsidRPr="009C30F3">
        <w:rPr>
          <w:rFonts w:ascii="Arial" w:hAnsi="Arial" w:cs="Arial"/>
          <w:sz w:val="16"/>
          <w:szCs w:val="16"/>
        </w:rPr>
        <w:t xml:space="preserve">, per expert group consensus; ª, not available for 9/50 patients’ </w:t>
      </w:r>
      <w:r w:rsidRPr="009C30F3">
        <w:rPr>
          <w:rFonts w:ascii="Arial" w:hAnsi="Arial" w:cs="Arial"/>
          <w:sz w:val="16"/>
          <w:szCs w:val="16"/>
          <w:vertAlign w:val="superscript"/>
        </w:rPr>
        <w:t>b</w:t>
      </w:r>
      <w:r w:rsidRPr="009C30F3">
        <w:rPr>
          <w:rFonts w:ascii="Arial" w:hAnsi="Arial" w:cs="Arial"/>
          <w:sz w:val="16"/>
          <w:szCs w:val="16"/>
        </w:rPr>
        <w:t>, neuroimaging not available for 4/50 patients. Fisher’s exact test was used for all analyses except for comparing groups with age at initial evaluation and age at seizure onset – for these analyses, we used Mann-Whitney U test.</w:t>
      </w:r>
    </w:p>
    <w:p w14:paraId="5032F32D" w14:textId="77777777" w:rsidR="00522759" w:rsidRPr="00D80620" w:rsidRDefault="00522759" w:rsidP="00DB51DD">
      <w:pPr>
        <w:rPr>
          <w:rFonts w:ascii="Arial" w:hAnsi="Arial" w:cs="Arial"/>
          <w:sz w:val="16"/>
          <w:szCs w:val="16"/>
        </w:rPr>
      </w:pPr>
    </w:p>
    <w:sectPr w:rsidR="00522759" w:rsidRPr="00D80620" w:rsidSect="00D74D32">
      <w:headerReference w:type="default" r:id="rId10"/>
      <w:pgSz w:w="12240" w:h="15840"/>
      <w:pgMar w:top="1728" w:right="1699" w:bottom="1728" w:left="1699" w:header="706" w:footer="706"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66A88" w14:textId="77777777" w:rsidR="00EA4BEA" w:rsidRDefault="00EA4BEA" w:rsidP="00DF6B94">
      <w:r>
        <w:separator/>
      </w:r>
    </w:p>
  </w:endnote>
  <w:endnote w:type="continuationSeparator" w:id="0">
    <w:p w14:paraId="35ABD0A9" w14:textId="77777777" w:rsidR="00EA4BEA" w:rsidRDefault="00EA4BEA" w:rsidP="00DF6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B42EF" w14:textId="77777777" w:rsidR="00EA4BEA" w:rsidRDefault="00EA4BEA" w:rsidP="00DF6B94"/>
  </w:footnote>
  <w:footnote w:type="continuationSeparator" w:id="0">
    <w:p w14:paraId="6EDEAD99" w14:textId="77777777" w:rsidR="00EA4BEA" w:rsidRDefault="00EA4BEA" w:rsidP="00DF6B94">
      <w:r>
        <w:continuationSeparator/>
      </w:r>
    </w:p>
  </w:footnote>
  <w:footnote w:id="1">
    <w:p w14:paraId="4E84D70A" w14:textId="15D06160" w:rsidR="00276BB4" w:rsidRDefault="00276BB4">
      <w:pPr>
        <w:pStyle w:val="FootnoteText"/>
      </w:pPr>
      <w:r>
        <w:rPr>
          <w:rStyle w:val="FootnoteReference"/>
        </w:rPr>
        <w:footnoteRef/>
      </w:r>
      <w:r>
        <w:t xml:space="preserve"> </w:t>
      </w:r>
      <w:r w:rsidR="00D04A42">
        <w:t xml:space="preserve">Referred to as </w:t>
      </w:r>
      <w:r w:rsidR="00D04A42" w:rsidRPr="00D04A42">
        <w:rPr>
          <w:i/>
          <w:iCs/>
        </w:rPr>
        <w:t>question 2</w:t>
      </w:r>
      <w:r w:rsidR="00D04A42">
        <w:t xml:space="preserve"> in the section </w:t>
      </w:r>
      <w:r w:rsidR="00D04A42" w:rsidRPr="00D04A42">
        <w:rPr>
          <w:i/>
          <w:iCs/>
        </w:rPr>
        <w:t>Noise analysis</w:t>
      </w:r>
      <w:r w:rsidR="00D04A42">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790D0" w14:textId="038585CF" w:rsidR="00251B0D" w:rsidRDefault="00251B0D">
    <w:pPr>
      <w:pStyle w:val="Header"/>
      <w:jc w:val="right"/>
    </w:pPr>
    <w:r>
      <w:fldChar w:fldCharType="begin"/>
    </w:r>
    <w:r>
      <w:instrText xml:space="preserve"> PAGE   \* MERGEFORMAT </w:instrText>
    </w:r>
    <w:r>
      <w:fldChar w:fldCharType="separate"/>
    </w:r>
    <w:r w:rsidR="00B33042">
      <w:rPr>
        <w:noProof/>
      </w:rPr>
      <w:t>26</w:t>
    </w:r>
    <w:r>
      <w:rPr>
        <w:noProof/>
      </w:rPr>
      <w:fldChar w:fldCharType="end"/>
    </w:r>
  </w:p>
  <w:p w14:paraId="7B6B33B8" w14:textId="2AE8510E" w:rsidR="00251B0D" w:rsidRDefault="00251B0D">
    <w:pPr>
      <w:pStyle w:val="Header"/>
    </w:pPr>
    <w:r>
      <w:tab/>
    </w:r>
    <w:r>
      <w:tab/>
      <w:t xml:space="preserve">Nascimento </w:t>
    </w:r>
    <w:r w:rsidRPr="00E57460">
      <w:rPr>
        <w:i/>
        <w:iCs/>
      </w:rPr>
      <w:t>et al</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CBA36D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A12828"/>
    <w:multiLevelType w:val="hybridMultilevel"/>
    <w:tmpl w:val="5A8405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820A6"/>
    <w:multiLevelType w:val="hybridMultilevel"/>
    <w:tmpl w:val="5CF0D2C0"/>
    <w:lvl w:ilvl="0" w:tplc="0416000F">
      <w:start w:val="1"/>
      <w:numFmt w:val="decimal"/>
      <w:lvlText w:val="%1."/>
      <w:lvlJc w:val="left"/>
      <w:pPr>
        <w:tabs>
          <w:tab w:val="num" w:pos="360"/>
        </w:tabs>
        <w:ind w:left="360" w:hanging="360"/>
      </w:pPr>
    </w:lvl>
    <w:lvl w:ilvl="1" w:tplc="04160019" w:tentative="1">
      <w:start w:val="1"/>
      <w:numFmt w:val="lowerLetter"/>
      <w:lvlText w:val="%2."/>
      <w:lvlJc w:val="left"/>
      <w:pPr>
        <w:tabs>
          <w:tab w:val="num" w:pos="2160"/>
        </w:tabs>
        <w:ind w:left="2160" w:hanging="360"/>
      </w:pPr>
    </w:lvl>
    <w:lvl w:ilvl="2" w:tplc="0416001B" w:tentative="1">
      <w:start w:val="1"/>
      <w:numFmt w:val="lowerRoman"/>
      <w:lvlText w:val="%3."/>
      <w:lvlJc w:val="right"/>
      <w:pPr>
        <w:tabs>
          <w:tab w:val="num" w:pos="2880"/>
        </w:tabs>
        <w:ind w:left="2880" w:hanging="180"/>
      </w:pPr>
    </w:lvl>
    <w:lvl w:ilvl="3" w:tplc="0416000F" w:tentative="1">
      <w:start w:val="1"/>
      <w:numFmt w:val="decimal"/>
      <w:lvlText w:val="%4."/>
      <w:lvlJc w:val="left"/>
      <w:pPr>
        <w:tabs>
          <w:tab w:val="num" w:pos="3600"/>
        </w:tabs>
        <w:ind w:left="3600" w:hanging="360"/>
      </w:pPr>
    </w:lvl>
    <w:lvl w:ilvl="4" w:tplc="04160019" w:tentative="1">
      <w:start w:val="1"/>
      <w:numFmt w:val="lowerLetter"/>
      <w:lvlText w:val="%5."/>
      <w:lvlJc w:val="left"/>
      <w:pPr>
        <w:tabs>
          <w:tab w:val="num" w:pos="4320"/>
        </w:tabs>
        <w:ind w:left="4320" w:hanging="360"/>
      </w:pPr>
    </w:lvl>
    <w:lvl w:ilvl="5" w:tplc="0416001B" w:tentative="1">
      <w:start w:val="1"/>
      <w:numFmt w:val="lowerRoman"/>
      <w:lvlText w:val="%6."/>
      <w:lvlJc w:val="right"/>
      <w:pPr>
        <w:tabs>
          <w:tab w:val="num" w:pos="5040"/>
        </w:tabs>
        <w:ind w:left="5040" w:hanging="180"/>
      </w:pPr>
    </w:lvl>
    <w:lvl w:ilvl="6" w:tplc="0416000F" w:tentative="1">
      <w:start w:val="1"/>
      <w:numFmt w:val="decimal"/>
      <w:lvlText w:val="%7."/>
      <w:lvlJc w:val="left"/>
      <w:pPr>
        <w:tabs>
          <w:tab w:val="num" w:pos="5760"/>
        </w:tabs>
        <w:ind w:left="5760" w:hanging="360"/>
      </w:pPr>
    </w:lvl>
    <w:lvl w:ilvl="7" w:tplc="04160019" w:tentative="1">
      <w:start w:val="1"/>
      <w:numFmt w:val="lowerLetter"/>
      <w:lvlText w:val="%8."/>
      <w:lvlJc w:val="left"/>
      <w:pPr>
        <w:tabs>
          <w:tab w:val="num" w:pos="6480"/>
        </w:tabs>
        <w:ind w:left="6480" w:hanging="360"/>
      </w:pPr>
    </w:lvl>
    <w:lvl w:ilvl="8" w:tplc="0416001B" w:tentative="1">
      <w:start w:val="1"/>
      <w:numFmt w:val="lowerRoman"/>
      <w:lvlText w:val="%9."/>
      <w:lvlJc w:val="right"/>
      <w:pPr>
        <w:tabs>
          <w:tab w:val="num" w:pos="7200"/>
        </w:tabs>
        <w:ind w:left="7200" w:hanging="180"/>
      </w:pPr>
    </w:lvl>
  </w:abstractNum>
  <w:abstractNum w:abstractNumId="3" w15:restartNumberingAfterBreak="0">
    <w:nsid w:val="104B428A"/>
    <w:multiLevelType w:val="hybridMultilevel"/>
    <w:tmpl w:val="59A47748"/>
    <w:lvl w:ilvl="0" w:tplc="30CEBE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92ED6"/>
    <w:multiLevelType w:val="hybridMultilevel"/>
    <w:tmpl w:val="60227186"/>
    <w:lvl w:ilvl="0" w:tplc="824AB85E">
      <w:numFmt w:val="bullet"/>
      <w:lvlText w:val="-"/>
      <w:lvlJc w:val="left"/>
      <w:pPr>
        <w:ind w:left="720" w:hanging="360"/>
      </w:pPr>
      <w:rPr>
        <w:rFonts w:ascii="Arial" w:eastAsia="Arial Unicode MS"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400055"/>
    <w:multiLevelType w:val="hybridMultilevel"/>
    <w:tmpl w:val="38104046"/>
    <w:lvl w:ilvl="0" w:tplc="1C20632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51610B"/>
    <w:multiLevelType w:val="hybridMultilevel"/>
    <w:tmpl w:val="39304AE4"/>
    <w:lvl w:ilvl="0" w:tplc="7E82D080">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2C484D"/>
    <w:multiLevelType w:val="hybridMultilevel"/>
    <w:tmpl w:val="E7507C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F64BE0"/>
    <w:multiLevelType w:val="hybridMultilevel"/>
    <w:tmpl w:val="2862B2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3A10B5"/>
    <w:multiLevelType w:val="hybridMultilevel"/>
    <w:tmpl w:val="8F4CC5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E60901"/>
    <w:multiLevelType w:val="hybridMultilevel"/>
    <w:tmpl w:val="246475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1F26D0"/>
    <w:multiLevelType w:val="hybridMultilevel"/>
    <w:tmpl w:val="4E325E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C7208D"/>
    <w:multiLevelType w:val="hybridMultilevel"/>
    <w:tmpl w:val="6744F7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D4518F"/>
    <w:multiLevelType w:val="hybridMultilevel"/>
    <w:tmpl w:val="74020C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3000C1"/>
    <w:multiLevelType w:val="hybridMultilevel"/>
    <w:tmpl w:val="00D064BA"/>
    <w:lvl w:ilvl="0" w:tplc="CB52867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AE90D04"/>
    <w:multiLevelType w:val="hybridMultilevel"/>
    <w:tmpl w:val="8EFE4C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EF7839"/>
    <w:multiLevelType w:val="hybridMultilevel"/>
    <w:tmpl w:val="E4D0C6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BB7F5C"/>
    <w:multiLevelType w:val="hybridMultilevel"/>
    <w:tmpl w:val="92A8BF5C"/>
    <w:lvl w:ilvl="0" w:tplc="11EE2A34">
      <w:numFmt w:val="bullet"/>
      <w:lvlText w:val="-"/>
      <w:lvlJc w:val="left"/>
      <w:pPr>
        <w:ind w:left="720" w:hanging="360"/>
      </w:pPr>
      <w:rPr>
        <w:rFonts w:ascii="Arial" w:eastAsia="Arial Unicode MS"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B5557D"/>
    <w:multiLevelType w:val="hybridMultilevel"/>
    <w:tmpl w:val="EF067E12"/>
    <w:lvl w:ilvl="0" w:tplc="2B1422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5104939"/>
    <w:multiLevelType w:val="hybridMultilevel"/>
    <w:tmpl w:val="9A9E3B3C"/>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0" w15:restartNumberingAfterBreak="0">
    <w:nsid w:val="7E2943A1"/>
    <w:multiLevelType w:val="hybridMultilevel"/>
    <w:tmpl w:val="983470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470E3E"/>
    <w:multiLevelType w:val="hybridMultilevel"/>
    <w:tmpl w:val="27B259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3833205">
    <w:abstractNumId w:val="2"/>
  </w:num>
  <w:num w:numId="2" w16cid:durableId="203446745">
    <w:abstractNumId w:val="19"/>
  </w:num>
  <w:num w:numId="3" w16cid:durableId="214243445">
    <w:abstractNumId w:val="9"/>
  </w:num>
  <w:num w:numId="4" w16cid:durableId="1385791045">
    <w:abstractNumId w:val="11"/>
  </w:num>
  <w:num w:numId="5" w16cid:durableId="1390610717">
    <w:abstractNumId w:val="20"/>
  </w:num>
  <w:num w:numId="6" w16cid:durableId="578635277">
    <w:abstractNumId w:val="18"/>
  </w:num>
  <w:num w:numId="7" w16cid:durableId="845245725">
    <w:abstractNumId w:val="3"/>
  </w:num>
  <w:num w:numId="8" w16cid:durableId="256180773">
    <w:abstractNumId w:val="0"/>
  </w:num>
  <w:num w:numId="9" w16cid:durableId="1762557040">
    <w:abstractNumId w:val="1"/>
  </w:num>
  <w:num w:numId="10" w16cid:durableId="624822269">
    <w:abstractNumId w:val="14"/>
  </w:num>
  <w:num w:numId="11" w16cid:durableId="590966513">
    <w:abstractNumId w:val="6"/>
  </w:num>
  <w:num w:numId="12" w16cid:durableId="754130624">
    <w:abstractNumId w:val="16"/>
  </w:num>
  <w:num w:numId="13" w16cid:durableId="1011566113">
    <w:abstractNumId w:val="12"/>
  </w:num>
  <w:num w:numId="14" w16cid:durableId="505051725">
    <w:abstractNumId w:val="5"/>
  </w:num>
  <w:num w:numId="15" w16cid:durableId="1511405442">
    <w:abstractNumId w:val="8"/>
  </w:num>
  <w:num w:numId="16" w16cid:durableId="1180386409">
    <w:abstractNumId w:val="4"/>
  </w:num>
  <w:num w:numId="17" w16cid:durableId="1362827190">
    <w:abstractNumId w:val="15"/>
  </w:num>
  <w:num w:numId="18" w16cid:durableId="546450958">
    <w:abstractNumId w:val="17"/>
  </w:num>
  <w:num w:numId="19" w16cid:durableId="95952518">
    <w:abstractNumId w:val="10"/>
  </w:num>
  <w:num w:numId="20" w16cid:durableId="700397372">
    <w:abstractNumId w:val="13"/>
  </w:num>
  <w:num w:numId="21" w16cid:durableId="473564079">
    <w:abstractNumId w:val="21"/>
  </w:num>
  <w:num w:numId="22" w16cid:durableId="97179053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ábio Augusto Nascimento">
    <w15:presenceInfo w15:providerId="Windows Live" w15:userId="6a0c07fb7471e236"/>
  </w15:person>
  <w15:person w15:author="Westover, M Brandon (HMFP - Neurology)">
    <w15:presenceInfo w15:providerId="AD" w15:userId="S::bwestove@bidmc.harvard.edu::a1c79306-6883-4250-9451-d6a786681f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9evzfdtz2xfpnevd9mxaaraf05f9re5xzev&quot;&gt;My EndNote Library 7.2.2025&lt;record-ids&gt;&lt;item&gt;89&lt;/item&gt;&lt;item&gt;107&lt;/item&gt;&lt;item&gt;173&lt;/item&gt;&lt;item&gt;542&lt;/item&gt;&lt;item&gt;543&lt;/item&gt;&lt;item&gt;544&lt;/item&gt;&lt;item&gt;545&lt;/item&gt;&lt;item&gt;546&lt;/item&gt;&lt;item&gt;547&lt;/item&gt;&lt;item&gt;563&lt;/item&gt;&lt;item&gt;822&lt;/item&gt;&lt;item&gt;823&lt;/item&gt;&lt;item&gt;824&lt;/item&gt;&lt;item&gt;825&lt;/item&gt;&lt;item&gt;826&lt;/item&gt;&lt;item&gt;828&lt;/item&gt;&lt;item&gt;829&lt;/item&gt;&lt;item&gt;830&lt;/item&gt;&lt;item&gt;831&lt;/item&gt;&lt;item&gt;832&lt;/item&gt;&lt;item&gt;833&lt;/item&gt;&lt;item&gt;834&lt;/item&gt;&lt;item&gt;835&lt;/item&gt;&lt;item&gt;836&lt;/item&gt;&lt;item&gt;837&lt;/item&gt;&lt;item&gt;838&lt;/item&gt;&lt;item&gt;839&lt;/item&gt;&lt;item&gt;840&lt;/item&gt;&lt;item&gt;858&lt;/item&gt;&lt;/record-ids&gt;&lt;/item&gt;&lt;/Libraries&gt;"/>
  </w:docVars>
  <w:rsids>
    <w:rsidRoot w:val="00540EFD"/>
    <w:rsid w:val="00002DA0"/>
    <w:rsid w:val="0000347B"/>
    <w:rsid w:val="00003590"/>
    <w:rsid w:val="000049B0"/>
    <w:rsid w:val="00005ECE"/>
    <w:rsid w:val="00006720"/>
    <w:rsid w:val="00006BA3"/>
    <w:rsid w:val="000076F5"/>
    <w:rsid w:val="00007AFB"/>
    <w:rsid w:val="00007F3C"/>
    <w:rsid w:val="00010720"/>
    <w:rsid w:val="00013306"/>
    <w:rsid w:val="00013FFF"/>
    <w:rsid w:val="00014B41"/>
    <w:rsid w:val="00020162"/>
    <w:rsid w:val="00020900"/>
    <w:rsid w:val="00022D8B"/>
    <w:rsid w:val="000234DA"/>
    <w:rsid w:val="00023CF1"/>
    <w:rsid w:val="00025474"/>
    <w:rsid w:val="00027807"/>
    <w:rsid w:val="0003021A"/>
    <w:rsid w:val="000308D0"/>
    <w:rsid w:val="00031A64"/>
    <w:rsid w:val="000321AD"/>
    <w:rsid w:val="00032B44"/>
    <w:rsid w:val="00033ECC"/>
    <w:rsid w:val="00034956"/>
    <w:rsid w:val="00035E86"/>
    <w:rsid w:val="00037E00"/>
    <w:rsid w:val="00040A12"/>
    <w:rsid w:val="000410F6"/>
    <w:rsid w:val="00044051"/>
    <w:rsid w:val="000444FB"/>
    <w:rsid w:val="000453CA"/>
    <w:rsid w:val="000460A1"/>
    <w:rsid w:val="000467F1"/>
    <w:rsid w:val="0005190E"/>
    <w:rsid w:val="00052C86"/>
    <w:rsid w:val="00055FBD"/>
    <w:rsid w:val="00063555"/>
    <w:rsid w:val="00067C21"/>
    <w:rsid w:val="00067D31"/>
    <w:rsid w:val="00070363"/>
    <w:rsid w:val="00075C05"/>
    <w:rsid w:val="00076C1F"/>
    <w:rsid w:val="00077688"/>
    <w:rsid w:val="000809D2"/>
    <w:rsid w:val="00080CE4"/>
    <w:rsid w:val="000815CE"/>
    <w:rsid w:val="000822A3"/>
    <w:rsid w:val="0008585D"/>
    <w:rsid w:val="00090620"/>
    <w:rsid w:val="000978BB"/>
    <w:rsid w:val="00097971"/>
    <w:rsid w:val="000A0FDF"/>
    <w:rsid w:val="000A1607"/>
    <w:rsid w:val="000A25B8"/>
    <w:rsid w:val="000A2CAC"/>
    <w:rsid w:val="000A4A47"/>
    <w:rsid w:val="000A5F64"/>
    <w:rsid w:val="000A6534"/>
    <w:rsid w:val="000A7142"/>
    <w:rsid w:val="000B1300"/>
    <w:rsid w:val="000B14B4"/>
    <w:rsid w:val="000C05F3"/>
    <w:rsid w:val="000C0826"/>
    <w:rsid w:val="000C10D1"/>
    <w:rsid w:val="000C4D1D"/>
    <w:rsid w:val="000C666D"/>
    <w:rsid w:val="000D09D6"/>
    <w:rsid w:val="000D16A2"/>
    <w:rsid w:val="000D194D"/>
    <w:rsid w:val="000D34EC"/>
    <w:rsid w:val="000D44CA"/>
    <w:rsid w:val="000D6479"/>
    <w:rsid w:val="000D7946"/>
    <w:rsid w:val="000D7E4C"/>
    <w:rsid w:val="000E1876"/>
    <w:rsid w:val="000E44E3"/>
    <w:rsid w:val="000E6264"/>
    <w:rsid w:val="000F3EFF"/>
    <w:rsid w:val="000F4451"/>
    <w:rsid w:val="000F4AC5"/>
    <w:rsid w:val="001021EF"/>
    <w:rsid w:val="001037AD"/>
    <w:rsid w:val="00104F16"/>
    <w:rsid w:val="001059C5"/>
    <w:rsid w:val="001077EB"/>
    <w:rsid w:val="00107E60"/>
    <w:rsid w:val="00110447"/>
    <w:rsid w:val="001108BF"/>
    <w:rsid w:val="00111645"/>
    <w:rsid w:val="00112C48"/>
    <w:rsid w:val="00113BF9"/>
    <w:rsid w:val="00115A6C"/>
    <w:rsid w:val="0011615B"/>
    <w:rsid w:val="001161B5"/>
    <w:rsid w:val="00121798"/>
    <w:rsid w:val="001246E7"/>
    <w:rsid w:val="00124EC4"/>
    <w:rsid w:val="001253DC"/>
    <w:rsid w:val="00126C46"/>
    <w:rsid w:val="0013016E"/>
    <w:rsid w:val="001310B5"/>
    <w:rsid w:val="00133826"/>
    <w:rsid w:val="00140E75"/>
    <w:rsid w:val="00144559"/>
    <w:rsid w:val="00145EBA"/>
    <w:rsid w:val="00146866"/>
    <w:rsid w:val="001507A1"/>
    <w:rsid w:val="001518E4"/>
    <w:rsid w:val="00152DC8"/>
    <w:rsid w:val="00154742"/>
    <w:rsid w:val="00154C68"/>
    <w:rsid w:val="0015634B"/>
    <w:rsid w:val="00157B42"/>
    <w:rsid w:val="00157EBB"/>
    <w:rsid w:val="0016005F"/>
    <w:rsid w:val="00160D46"/>
    <w:rsid w:val="00161056"/>
    <w:rsid w:val="00164C64"/>
    <w:rsid w:val="0016612A"/>
    <w:rsid w:val="00166902"/>
    <w:rsid w:val="00166C3B"/>
    <w:rsid w:val="00166C72"/>
    <w:rsid w:val="00170329"/>
    <w:rsid w:val="001808B5"/>
    <w:rsid w:val="00180B29"/>
    <w:rsid w:val="00180DDC"/>
    <w:rsid w:val="001814FE"/>
    <w:rsid w:val="00182115"/>
    <w:rsid w:val="00182D50"/>
    <w:rsid w:val="00183BD9"/>
    <w:rsid w:val="001867E0"/>
    <w:rsid w:val="00186C42"/>
    <w:rsid w:val="00187486"/>
    <w:rsid w:val="001929A4"/>
    <w:rsid w:val="00195D77"/>
    <w:rsid w:val="0019683B"/>
    <w:rsid w:val="00196FE7"/>
    <w:rsid w:val="001A112C"/>
    <w:rsid w:val="001A16CA"/>
    <w:rsid w:val="001A5F18"/>
    <w:rsid w:val="001A61EA"/>
    <w:rsid w:val="001B0362"/>
    <w:rsid w:val="001B140D"/>
    <w:rsid w:val="001B2A90"/>
    <w:rsid w:val="001C0BFB"/>
    <w:rsid w:val="001C1C1D"/>
    <w:rsid w:val="001C341B"/>
    <w:rsid w:val="001C3CA1"/>
    <w:rsid w:val="001C51AD"/>
    <w:rsid w:val="001C6AD7"/>
    <w:rsid w:val="001D0036"/>
    <w:rsid w:val="001D1390"/>
    <w:rsid w:val="001E0221"/>
    <w:rsid w:val="001E0271"/>
    <w:rsid w:val="001E0808"/>
    <w:rsid w:val="001E0AD6"/>
    <w:rsid w:val="001E4BC4"/>
    <w:rsid w:val="001E677B"/>
    <w:rsid w:val="001F18C6"/>
    <w:rsid w:val="001F2827"/>
    <w:rsid w:val="001F33A9"/>
    <w:rsid w:val="001F45E4"/>
    <w:rsid w:val="001F633E"/>
    <w:rsid w:val="002015A8"/>
    <w:rsid w:val="00202EBE"/>
    <w:rsid w:val="00203FEF"/>
    <w:rsid w:val="00204679"/>
    <w:rsid w:val="00210688"/>
    <w:rsid w:val="002110D7"/>
    <w:rsid w:val="00211293"/>
    <w:rsid w:val="002139C3"/>
    <w:rsid w:val="00214288"/>
    <w:rsid w:val="00216DAA"/>
    <w:rsid w:val="002175C5"/>
    <w:rsid w:val="0021772D"/>
    <w:rsid w:val="00217E5C"/>
    <w:rsid w:val="0022074F"/>
    <w:rsid w:val="00220A4B"/>
    <w:rsid w:val="00223856"/>
    <w:rsid w:val="00224734"/>
    <w:rsid w:val="00225773"/>
    <w:rsid w:val="00225B77"/>
    <w:rsid w:val="002262AF"/>
    <w:rsid w:val="00226B8E"/>
    <w:rsid w:val="00227913"/>
    <w:rsid w:val="002313D3"/>
    <w:rsid w:val="002319DA"/>
    <w:rsid w:val="00231CC8"/>
    <w:rsid w:val="00231F1E"/>
    <w:rsid w:val="0023222E"/>
    <w:rsid w:val="0023554D"/>
    <w:rsid w:val="00235F95"/>
    <w:rsid w:val="00236361"/>
    <w:rsid w:val="002404BE"/>
    <w:rsid w:val="002407BE"/>
    <w:rsid w:val="002430B4"/>
    <w:rsid w:val="00243BDB"/>
    <w:rsid w:val="00244FA6"/>
    <w:rsid w:val="00245102"/>
    <w:rsid w:val="00245795"/>
    <w:rsid w:val="002476B2"/>
    <w:rsid w:val="00251725"/>
    <w:rsid w:val="00251B0D"/>
    <w:rsid w:val="002522FB"/>
    <w:rsid w:val="002531F7"/>
    <w:rsid w:val="0025320F"/>
    <w:rsid w:val="00256A9E"/>
    <w:rsid w:val="002571A2"/>
    <w:rsid w:val="002578D3"/>
    <w:rsid w:val="00260208"/>
    <w:rsid w:val="00260396"/>
    <w:rsid w:val="00260B17"/>
    <w:rsid w:val="0026143C"/>
    <w:rsid w:val="0026266F"/>
    <w:rsid w:val="002660E9"/>
    <w:rsid w:val="00266691"/>
    <w:rsid w:val="0026767D"/>
    <w:rsid w:val="00267DEC"/>
    <w:rsid w:val="002709B3"/>
    <w:rsid w:val="00272133"/>
    <w:rsid w:val="00276BB4"/>
    <w:rsid w:val="00277213"/>
    <w:rsid w:val="002835D5"/>
    <w:rsid w:val="00283640"/>
    <w:rsid w:val="00283739"/>
    <w:rsid w:val="00283ACE"/>
    <w:rsid w:val="00285191"/>
    <w:rsid w:val="00285381"/>
    <w:rsid w:val="00286867"/>
    <w:rsid w:val="00286943"/>
    <w:rsid w:val="0028714E"/>
    <w:rsid w:val="00287789"/>
    <w:rsid w:val="0029162F"/>
    <w:rsid w:val="00291E85"/>
    <w:rsid w:val="002942CF"/>
    <w:rsid w:val="002944E7"/>
    <w:rsid w:val="00294E15"/>
    <w:rsid w:val="002A1DAE"/>
    <w:rsid w:val="002A24B8"/>
    <w:rsid w:val="002B497E"/>
    <w:rsid w:val="002B6136"/>
    <w:rsid w:val="002B6686"/>
    <w:rsid w:val="002C4579"/>
    <w:rsid w:val="002C4EBF"/>
    <w:rsid w:val="002C68B3"/>
    <w:rsid w:val="002D0491"/>
    <w:rsid w:val="002D0529"/>
    <w:rsid w:val="002D1BDA"/>
    <w:rsid w:val="002D37D1"/>
    <w:rsid w:val="002D3B0C"/>
    <w:rsid w:val="002E0F22"/>
    <w:rsid w:val="002E1B70"/>
    <w:rsid w:val="002E24E9"/>
    <w:rsid w:val="002E3B01"/>
    <w:rsid w:val="002E3FD9"/>
    <w:rsid w:val="002E5134"/>
    <w:rsid w:val="002E690D"/>
    <w:rsid w:val="002E6C62"/>
    <w:rsid w:val="002F05B3"/>
    <w:rsid w:val="002F06BE"/>
    <w:rsid w:val="002F0750"/>
    <w:rsid w:val="002F0C80"/>
    <w:rsid w:val="002F12E0"/>
    <w:rsid w:val="002F19F9"/>
    <w:rsid w:val="002F1E83"/>
    <w:rsid w:val="002F3208"/>
    <w:rsid w:val="002F7FD5"/>
    <w:rsid w:val="00302A1F"/>
    <w:rsid w:val="00302B36"/>
    <w:rsid w:val="003034C7"/>
    <w:rsid w:val="003045BF"/>
    <w:rsid w:val="00306FDB"/>
    <w:rsid w:val="0030776C"/>
    <w:rsid w:val="003106B7"/>
    <w:rsid w:val="00311DC6"/>
    <w:rsid w:val="0031583E"/>
    <w:rsid w:val="003200A6"/>
    <w:rsid w:val="00320A9B"/>
    <w:rsid w:val="00320EBB"/>
    <w:rsid w:val="00321358"/>
    <w:rsid w:val="003220FE"/>
    <w:rsid w:val="0032389D"/>
    <w:rsid w:val="00323C25"/>
    <w:rsid w:val="0033362D"/>
    <w:rsid w:val="00333836"/>
    <w:rsid w:val="00333F5E"/>
    <w:rsid w:val="00336321"/>
    <w:rsid w:val="0034211D"/>
    <w:rsid w:val="0034272E"/>
    <w:rsid w:val="003446FD"/>
    <w:rsid w:val="003455F1"/>
    <w:rsid w:val="00346E2C"/>
    <w:rsid w:val="00346EC7"/>
    <w:rsid w:val="00346ED0"/>
    <w:rsid w:val="0034750B"/>
    <w:rsid w:val="0035215E"/>
    <w:rsid w:val="00356316"/>
    <w:rsid w:val="003601D6"/>
    <w:rsid w:val="00360735"/>
    <w:rsid w:val="0036222F"/>
    <w:rsid w:val="00362C25"/>
    <w:rsid w:val="00363D35"/>
    <w:rsid w:val="00363FAA"/>
    <w:rsid w:val="00364128"/>
    <w:rsid w:val="00365377"/>
    <w:rsid w:val="00366819"/>
    <w:rsid w:val="00370D62"/>
    <w:rsid w:val="00371834"/>
    <w:rsid w:val="00375968"/>
    <w:rsid w:val="00377B18"/>
    <w:rsid w:val="00382A26"/>
    <w:rsid w:val="00382AA0"/>
    <w:rsid w:val="00386BBC"/>
    <w:rsid w:val="003877DE"/>
    <w:rsid w:val="00391768"/>
    <w:rsid w:val="00393CBF"/>
    <w:rsid w:val="0039614B"/>
    <w:rsid w:val="003963A9"/>
    <w:rsid w:val="0039765E"/>
    <w:rsid w:val="0039793C"/>
    <w:rsid w:val="00397AE3"/>
    <w:rsid w:val="003A0AD3"/>
    <w:rsid w:val="003A1AFD"/>
    <w:rsid w:val="003B0E83"/>
    <w:rsid w:val="003B123B"/>
    <w:rsid w:val="003B17C9"/>
    <w:rsid w:val="003B215C"/>
    <w:rsid w:val="003B23CD"/>
    <w:rsid w:val="003B33E1"/>
    <w:rsid w:val="003B3CBF"/>
    <w:rsid w:val="003B6497"/>
    <w:rsid w:val="003B6EE9"/>
    <w:rsid w:val="003C0572"/>
    <w:rsid w:val="003C0615"/>
    <w:rsid w:val="003C122A"/>
    <w:rsid w:val="003C1263"/>
    <w:rsid w:val="003C35C3"/>
    <w:rsid w:val="003C3B2E"/>
    <w:rsid w:val="003C52BA"/>
    <w:rsid w:val="003C7FF0"/>
    <w:rsid w:val="003D251D"/>
    <w:rsid w:val="003D2691"/>
    <w:rsid w:val="003D3FC5"/>
    <w:rsid w:val="003D429D"/>
    <w:rsid w:val="003D4590"/>
    <w:rsid w:val="003D5627"/>
    <w:rsid w:val="003D5AB1"/>
    <w:rsid w:val="003D5ED7"/>
    <w:rsid w:val="003D6073"/>
    <w:rsid w:val="003D7744"/>
    <w:rsid w:val="003E1D5E"/>
    <w:rsid w:val="003E3E23"/>
    <w:rsid w:val="003E4D23"/>
    <w:rsid w:val="003E5C39"/>
    <w:rsid w:val="003E6DFA"/>
    <w:rsid w:val="003F1FB5"/>
    <w:rsid w:val="003F2012"/>
    <w:rsid w:val="003F226C"/>
    <w:rsid w:val="003F263D"/>
    <w:rsid w:val="003F2AF4"/>
    <w:rsid w:val="003F3123"/>
    <w:rsid w:val="003F6C41"/>
    <w:rsid w:val="004001E4"/>
    <w:rsid w:val="00401229"/>
    <w:rsid w:val="0040152E"/>
    <w:rsid w:val="0040153F"/>
    <w:rsid w:val="00401E42"/>
    <w:rsid w:val="00402979"/>
    <w:rsid w:val="00402AB7"/>
    <w:rsid w:val="00402BA9"/>
    <w:rsid w:val="00403D0C"/>
    <w:rsid w:val="004040B4"/>
    <w:rsid w:val="004056B4"/>
    <w:rsid w:val="004062FA"/>
    <w:rsid w:val="004128E1"/>
    <w:rsid w:val="004131DB"/>
    <w:rsid w:val="004143C5"/>
    <w:rsid w:val="00417739"/>
    <w:rsid w:val="004178F8"/>
    <w:rsid w:val="004179FE"/>
    <w:rsid w:val="00420306"/>
    <w:rsid w:val="0042120D"/>
    <w:rsid w:val="00422FCE"/>
    <w:rsid w:val="00430AB4"/>
    <w:rsid w:val="004311F6"/>
    <w:rsid w:val="00431946"/>
    <w:rsid w:val="00431FF4"/>
    <w:rsid w:val="0043292E"/>
    <w:rsid w:val="00432AB1"/>
    <w:rsid w:val="00432D87"/>
    <w:rsid w:val="0043305C"/>
    <w:rsid w:val="00436FDF"/>
    <w:rsid w:val="00440579"/>
    <w:rsid w:val="004405CC"/>
    <w:rsid w:val="00444B6F"/>
    <w:rsid w:val="004456D4"/>
    <w:rsid w:val="004465B1"/>
    <w:rsid w:val="00446E15"/>
    <w:rsid w:val="00451982"/>
    <w:rsid w:val="0045425F"/>
    <w:rsid w:val="00454582"/>
    <w:rsid w:val="00456364"/>
    <w:rsid w:val="0045659D"/>
    <w:rsid w:val="0046153D"/>
    <w:rsid w:val="00461E82"/>
    <w:rsid w:val="00461F95"/>
    <w:rsid w:val="004623E2"/>
    <w:rsid w:val="004626A7"/>
    <w:rsid w:val="00463DFD"/>
    <w:rsid w:val="00464261"/>
    <w:rsid w:val="00464D04"/>
    <w:rsid w:val="004678E4"/>
    <w:rsid w:val="00467B7A"/>
    <w:rsid w:val="0047106B"/>
    <w:rsid w:val="00476185"/>
    <w:rsid w:val="00476255"/>
    <w:rsid w:val="00476B53"/>
    <w:rsid w:val="00480697"/>
    <w:rsid w:val="0048212E"/>
    <w:rsid w:val="004825DB"/>
    <w:rsid w:val="00483B13"/>
    <w:rsid w:val="00484AA5"/>
    <w:rsid w:val="004850CC"/>
    <w:rsid w:val="004851F9"/>
    <w:rsid w:val="00485C40"/>
    <w:rsid w:val="00490111"/>
    <w:rsid w:val="0049515C"/>
    <w:rsid w:val="004A21E5"/>
    <w:rsid w:val="004A24BF"/>
    <w:rsid w:val="004A4DAE"/>
    <w:rsid w:val="004A7F71"/>
    <w:rsid w:val="004B2C87"/>
    <w:rsid w:val="004B387A"/>
    <w:rsid w:val="004B4134"/>
    <w:rsid w:val="004B53D8"/>
    <w:rsid w:val="004B555F"/>
    <w:rsid w:val="004B692D"/>
    <w:rsid w:val="004B7CCB"/>
    <w:rsid w:val="004B7D6A"/>
    <w:rsid w:val="004C0470"/>
    <w:rsid w:val="004C161D"/>
    <w:rsid w:val="004C2178"/>
    <w:rsid w:val="004C2B58"/>
    <w:rsid w:val="004C2F0C"/>
    <w:rsid w:val="004C3B1E"/>
    <w:rsid w:val="004C473A"/>
    <w:rsid w:val="004C5D73"/>
    <w:rsid w:val="004D07E8"/>
    <w:rsid w:val="004D3B57"/>
    <w:rsid w:val="004D3C95"/>
    <w:rsid w:val="004D68D7"/>
    <w:rsid w:val="004D722A"/>
    <w:rsid w:val="004E1311"/>
    <w:rsid w:val="004E52B5"/>
    <w:rsid w:val="004E6000"/>
    <w:rsid w:val="004E6F5C"/>
    <w:rsid w:val="004F0005"/>
    <w:rsid w:val="004F0151"/>
    <w:rsid w:val="004F0917"/>
    <w:rsid w:val="004F1F4B"/>
    <w:rsid w:val="004F3ADC"/>
    <w:rsid w:val="004F552B"/>
    <w:rsid w:val="00504B72"/>
    <w:rsid w:val="00505C77"/>
    <w:rsid w:val="005076D6"/>
    <w:rsid w:val="00507C95"/>
    <w:rsid w:val="0051105D"/>
    <w:rsid w:val="00512072"/>
    <w:rsid w:val="00512254"/>
    <w:rsid w:val="00515719"/>
    <w:rsid w:val="00517364"/>
    <w:rsid w:val="00517454"/>
    <w:rsid w:val="00521264"/>
    <w:rsid w:val="005212E6"/>
    <w:rsid w:val="00521F20"/>
    <w:rsid w:val="00522759"/>
    <w:rsid w:val="00522E06"/>
    <w:rsid w:val="00526FA1"/>
    <w:rsid w:val="00531A08"/>
    <w:rsid w:val="005320A7"/>
    <w:rsid w:val="005324A5"/>
    <w:rsid w:val="0053359F"/>
    <w:rsid w:val="005335B6"/>
    <w:rsid w:val="005343E8"/>
    <w:rsid w:val="00535AB2"/>
    <w:rsid w:val="00537851"/>
    <w:rsid w:val="00537C04"/>
    <w:rsid w:val="00540EFD"/>
    <w:rsid w:val="00541E0F"/>
    <w:rsid w:val="00545BF0"/>
    <w:rsid w:val="00546387"/>
    <w:rsid w:val="005463B1"/>
    <w:rsid w:val="00546A8B"/>
    <w:rsid w:val="00551B32"/>
    <w:rsid w:val="00554BD4"/>
    <w:rsid w:val="0055513A"/>
    <w:rsid w:val="005552CB"/>
    <w:rsid w:val="00556335"/>
    <w:rsid w:val="005624F8"/>
    <w:rsid w:val="00564C01"/>
    <w:rsid w:val="00566517"/>
    <w:rsid w:val="005672A7"/>
    <w:rsid w:val="00567C50"/>
    <w:rsid w:val="00570478"/>
    <w:rsid w:val="0057160B"/>
    <w:rsid w:val="00572A1A"/>
    <w:rsid w:val="00572E8B"/>
    <w:rsid w:val="005733CA"/>
    <w:rsid w:val="00573EE9"/>
    <w:rsid w:val="00575110"/>
    <w:rsid w:val="00575850"/>
    <w:rsid w:val="005776F6"/>
    <w:rsid w:val="00577AF5"/>
    <w:rsid w:val="00580376"/>
    <w:rsid w:val="00580D4F"/>
    <w:rsid w:val="00581CF2"/>
    <w:rsid w:val="005830BD"/>
    <w:rsid w:val="005846F2"/>
    <w:rsid w:val="005853AF"/>
    <w:rsid w:val="005865AB"/>
    <w:rsid w:val="005934FC"/>
    <w:rsid w:val="0059555E"/>
    <w:rsid w:val="00595DB9"/>
    <w:rsid w:val="00597164"/>
    <w:rsid w:val="00597A3B"/>
    <w:rsid w:val="005A4D4B"/>
    <w:rsid w:val="005A6279"/>
    <w:rsid w:val="005A6648"/>
    <w:rsid w:val="005B04A8"/>
    <w:rsid w:val="005B0896"/>
    <w:rsid w:val="005B36DD"/>
    <w:rsid w:val="005B3AF9"/>
    <w:rsid w:val="005B6F7C"/>
    <w:rsid w:val="005C0D0F"/>
    <w:rsid w:val="005C1E7D"/>
    <w:rsid w:val="005C294C"/>
    <w:rsid w:val="005C2BA1"/>
    <w:rsid w:val="005C4397"/>
    <w:rsid w:val="005C4E8E"/>
    <w:rsid w:val="005C6EDC"/>
    <w:rsid w:val="005C7E53"/>
    <w:rsid w:val="005D2704"/>
    <w:rsid w:val="005D2CF4"/>
    <w:rsid w:val="005D69EE"/>
    <w:rsid w:val="005D6B49"/>
    <w:rsid w:val="005D7D5D"/>
    <w:rsid w:val="005E190E"/>
    <w:rsid w:val="005E29E1"/>
    <w:rsid w:val="005E2C5C"/>
    <w:rsid w:val="005E3D1F"/>
    <w:rsid w:val="005E4042"/>
    <w:rsid w:val="005E47EC"/>
    <w:rsid w:val="005E4970"/>
    <w:rsid w:val="005E7591"/>
    <w:rsid w:val="005E7B0B"/>
    <w:rsid w:val="005F277A"/>
    <w:rsid w:val="005F3EB4"/>
    <w:rsid w:val="005F438F"/>
    <w:rsid w:val="005F45C1"/>
    <w:rsid w:val="005F5F66"/>
    <w:rsid w:val="005F75D3"/>
    <w:rsid w:val="005F7821"/>
    <w:rsid w:val="006028D1"/>
    <w:rsid w:val="00605297"/>
    <w:rsid w:val="00610101"/>
    <w:rsid w:val="0061105E"/>
    <w:rsid w:val="00611EB6"/>
    <w:rsid w:val="006133CE"/>
    <w:rsid w:val="00613D1D"/>
    <w:rsid w:val="00613E93"/>
    <w:rsid w:val="00614F81"/>
    <w:rsid w:val="00622C64"/>
    <w:rsid w:val="00622EC6"/>
    <w:rsid w:val="006246E6"/>
    <w:rsid w:val="00625F95"/>
    <w:rsid w:val="00630000"/>
    <w:rsid w:val="006300EE"/>
    <w:rsid w:val="006303DC"/>
    <w:rsid w:val="00630500"/>
    <w:rsid w:val="00631163"/>
    <w:rsid w:val="0063119B"/>
    <w:rsid w:val="00631786"/>
    <w:rsid w:val="00633889"/>
    <w:rsid w:val="0063592E"/>
    <w:rsid w:val="00636787"/>
    <w:rsid w:val="00636BF9"/>
    <w:rsid w:val="00641BC3"/>
    <w:rsid w:val="006421EF"/>
    <w:rsid w:val="00644BEF"/>
    <w:rsid w:val="006468F4"/>
    <w:rsid w:val="006477A1"/>
    <w:rsid w:val="00650600"/>
    <w:rsid w:val="006509D2"/>
    <w:rsid w:val="00650D27"/>
    <w:rsid w:val="00651D5E"/>
    <w:rsid w:val="0065346C"/>
    <w:rsid w:val="006555C3"/>
    <w:rsid w:val="006634A2"/>
    <w:rsid w:val="00663956"/>
    <w:rsid w:val="00663F89"/>
    <w:rsid w:val="00664714"/>
    <w:rsid w:val="00664D49"/>
    <w:rsid w:val="00665999"/>
    <w:rsid w:val="0066601B"/>
    <w:rsid w:val="006703BB"/>
    <w:rsid w:val="00670453"/>
    <w:rsid w:val="00671A7F"/>
    <w:rsid w:val="006730C4"/>
    <w:rsid w:val="00673430"/>
    <w:rsid w:val="00675E45"/>
    <w:rsid w:val="0068014D"/>
    <w:rsid w:val="006802B1"/>
    <w:rsid w:val="00680A1C"/>
    <w:rsid w:val="00680E14"/>
    <w:rsid w:val="006811D4"/>
    <w:rsid w:val="00682C03"/>
    <w:rsid w:val="006834DE"/>
    <w:rsid w:val="006879A5"/>
    <w:rsid w:val="00693499"/>
    <w:rsid w:val="00695044"/>
    <w:rsid w:val="00695EC6"/>
    <w:rsid w:val="006A2AC8"/>
    <w:rsid w:val="006A3C75"/>
    <w:rsid w:val="006A62DA"/>
    <w:rsid w:val="006A631C"/>
    <w:rsid w:val="006A6878"/>
    <w:rsid w:val="006A6FD3"/>
    <w:rsid w:val="006A7BBE"/>
    <w:rsid w:val="006B2D73"/>
    <w:rsid w:val="006B52BC"/>
    <w:rsid w:val="006B5A20"/>
    <w:rsid w:val="006B6074"/>
    <w:rsid w:val="006B632D"/>
    <w:rsid w:val="006B69A5"/>
    <w:rsid w:val="006B6EF5"/>
    <w:rsid w:val="006C057D"/>
    <w:rsid w:val="006C207C"/>
    <w:rsid w:val="006C2247"/>
    <w:rsid w:val="006C2F66"/>
    <w:rsid w:val="006C3FD3"/>
    <w:rsid w:val="006C4882"/>
    <w:rsid w:val="006C488C"/>
    <w:rsid w:val="006C4D9D"/>
    <w:rsid w:val="006C6F7C"/>
    <w:rsid w:val="006C7009"/>
    <w:rsid w:val="006C719D"/>
    <w:rsid w:val="006D37FD"/>
    <w:rsid w:val="006D51C2"/>
    <w:rsid w:val="006D6235"/>
    <w:rsid w:val="006D7813"/>
    <w:rsid w:val="006E0D23"/>
    <w:rsid w:val="006E6B81"/>
    <w:rsid w:val="006E7A9D"/>
    <w:rsid w:val="006F00C2"/>
    <w:rsid w:val="006F0C11"/>
    <w:rsid w:val="006F1E9E"/>
    <w:rsid w:val="006F1F3D"/>
    <w:rsid w:val="006F208E"/>
    <w:rsid w:val="006F2974"/>
    <w:rsid w:val="006F29E8"/>
    <w:rsid w:val="006F3034"/>
    <w:rsid w:val="006F3759"/>
    <w:rsid w:val="006F3CEE"/>
    <w:rsid w:val="006F7006"/>
    <w:rsid w:val="006F7AE2"/>
    <w:rsid w:val="00700ECB"/>
    <w:rsid w:val="007013ED"/>
    <w:rsid w:val="00702030"/>
    <w:rsid w:val="007028CD"/>
    <w:rsid w:val="0070383F"/>
    <w:rsid w:val="00707F53"/>
    <w:rsid w:val="007108EA"/>
    <w:rsid w:val="00711232"/>
    <w:rsid w:val="00715415"/>
    <w:rsid w:val="007159C9"/>
    <w:rsid w:val="00716B0A"/>
    <w:rsid w:val="00721EAC"/>
    <w:rsid w:val="00722A92"/>
    <w:rsid w:val="00723033"/>
    <w:rsid w:val="00723086"/>
    <w:rsid w:val="00723A08"/>
    <w:rsid w:val="00724AC5"/>
    <w:rsid w:val="007267A1"/>
    <w:rsid w:val="007276CB"/>
    <w:rsid w:val="007279F2"/>
    <w:rsid w:val="00727E0F"/>
    <w:rsid w:val="00727FB0"/>
    <w:rsid w:val="00730EB1"/>
    <w:rsid w:val="00732575"/>
    <w:rsid w:val="00732BCD"/>
    <w:rsid w:val="00735147"/>
    <w:rsid w:val="00740D74"/>
    <w:rsid w:val="00741490"/>
    <w:rsid w:val="00742074"/>
    <w:rsid w:val="00743E01"/>
    <w:rsid w:val="00744940"/>
    <w:rsid w:val="0075334B"/>
    <w:rsid w:val="007555BB"/>
    <w:rsid w:val="007563D5"/>
    <w:rsid w:val="00757E20"/>
    <w:rsid w:val="00757EC6"/>
    <w:rsid w:val="0076022A"/>
    <w:rsid w:val="0077048C"/>
    <w:rsid w:val="00770AD5"/>
    <w:rsid w:val="007710C5"/>
    <w:rsid w:val="00772FF8"/>
    <w:rsid w:val="007733C9"/>
    <w:rsid w:val="00773F76"/>
    <w:rsid w:val="00776DBE"/>
    <w:rsid w:val="00780A08"/>
    <w:rsid w:val="0078234C"/>
    <w:rsid w:val="00782706"/>
    <w:rsid w:val="007837A2"/>
    <w:rsid w:val="00783AD5"/>
    <w:rsid w:val="007843F4"/>
    <w:rsid w:val="007846B1"/>
    <w:rsid w:val="00784CEC"/>
    <w:rsid w:val="0078541B"/>
    <w:rsid w:val="00785E04"/>
    <w:rsid w:val="00787509"/>
    <w:rsid w:val="00792F40"/>
    <w:rsid w:val="00793CFD"/>
    <w:rsid w:val="00793F35"/>
    <w:rsid w:val="0079429B"/>
    <w:rsid w:val="00794D66"/>
    <w:rsid w:val="00794DC3"/>
    <w:rsid w:val="0079593E"/>
    <w:rsid w:val="00797CD2"/>
    <w:rsid w:val="007A201D"/>
    <w:rsid w:val="007A3055"/>
    <w:rsid w:val="007B1EA1"/>
    <w:rsid w:val="007B30F3"/>
    <w:rsid w:val="007B4D3B"/>
    <w:rsid w:val="007B5CB0"/>
    <w:rsid w:val="007B635E"/>
    <w:rsid w:val="007C0A31"/>
    <w:rsid w:val="007C0A51"/>
    <w:rsid w:val="007C3A09"/>
    <w:rsid w:val="007C4375"/>
    <w:rsid w:val="007C701F"/>
    <w:rsid w:val="007C7C43"/>
    <w:rsid w:val="007D0291"/>
    <w:rsid w:val="007D1533"/>
    <w:rsid w:val="007D251C"/>
    <w:rsid w:val="007D326B"/>
    <w:rsid w:val="007D430F"/>
    <w:rsid w:val="007D43FB"/>
    <w:rsid w:val="007D4BE3"/>
    <w:rsid w:val="007E07BE"/>
    <w:rsid w:val="007E17CA"/>
    <w:rsid w:val="007E1E1D"/>
    <w:rsid w:val="007E31EC"/>
    <w:rsid w:val="007E5244"/>
    <w:rsid w:val="007E54AE"/>
    <w:rsid w:val="007E61AF"/>
    <w:rsid w:val="007E6896"/>
    <w:rsid w:val="007F1476"/>
    <w:rsid w:val="007F1883"/>
    <w:rsid w:val="007F2EC3"/>
    <w:rsid w:val="007F31D3"/>
    <w:rsid w:val="007F34DA"/>
    <w:rsid w:val="007F511E"/>
    <w:rsid w:val="007F607E"/>
    <w:rsid w:val="007F69D0"/>
    <w:rsid w:val="008002E3"/>
    <w:rsid w:val="00800A3F"/>
    <w:rsid w:val="00800F17"/>
    <w:rsid w:val="008028A4"/>
    <w:rsid w:val="00803C08"/>
    <w:rsid w:val="00804624"/>
    <w:rsid w:val="00804C7A"/>
    <w:rsid w:val="00806929"/>
    <w:rsid w:val="00807EEE"/>
    <w:rsid w:val="0081021A"/>
    <w:rsid w:val="00811AC6"/>
    <w:rsid w:val="0081315C"/>
    <w:rsid w:val="00813CEE"/>
    <w:rsid w:val="00814EEB"/>
    <w:rsid w:val="008161FE"/>
    <w:rsid w:val="0081719C"/>
    <w:rsid w:val="00817A9A"/>
    <w:rsid w:val="00820096"/>
    <w:rsid w:val="00821296"/>
    <w:rsid w:val="00821725"/>
    <w:rsid w:val="00822270"/>
    <w:rsid w:val="0082663E"/>
    <w:rsid w:val="0082680E"/>
    <w:rsid w:val="00826C5B"/>
    <w:rsid w:val="008323F6"/>
    <w:rsid w:val="00832BA5"/>
    <w:rsid w:val="008335B0"/>
    <w:rsid w:val="008340CD"/>
    <w:rsid w:val="00836AAF"/>
    <w:rsid w:val="008420EC"/>
    <w:rsid w:val="008432EC"/>
    <w:rsid w:val="0085290E"/>
    <w:rsid w:val="00854616"/>
    <w:rsid w:val="00854710"/>
    <w:rsid w:val="00855289"/>
    <w:rsid w:val="00855E49"/>
    <w:rsid w:val="00857CE6"/>
    <w:rsid w:val="008627C7"/>
    <w:rsid w:val="00866C69"/>
    <w:rsid w:val="00871CF2"/>
    <w:rsid w:val="008722B8"/>
    <w:rsid w:val="00874BDC"/>
    <w:rsid w:val="00874F4D"/>
    <w:rsid w:val="00877BCC"/>
    <w:rsid w:val="00880576"/>
    <w:rsid w:val="008810A8"/>
    <w:rsid w:val="00882129"/>
    <w:rsid w:val="00882F7A"/>
    <w:rsid w:val="00884834"/>
    <w:rsid w:val="0088755A"/>
    <w:rsid w:val="0088775E"/>
    <w:rsid w:val="008877F8"/>
    <w:rsid w:val="0088796D"/>
    <w:rsid w:val="00896C8E"/>
    <w:rsid w:val="008975C6"/>
    <w:rsid w:val="008A0425"/>
    <w:rsid w:val="008A1136"/>
    <w:rsid w:val="008A2D17"/>
    <w:rsid w:val="008A69D6"/>
    <w:rsid w:val="008A6A1D"/>
    <w:rsid w:val="008A6DAC"/>
    <w:rsid w:val="008A7723"/>
    <w:rsid w:val="008A7E15"/>
    <w:rsid w:val="008B0F73"/>
    <w:rsid w:val="008B1856"/>
    <w:rsid w:val="008B4DD5"/>
    <w:rsid w:val="008B5301"/>
    <w:rsid w:val="008B754F"/>
    <w:rsid w:val="008C16D6"/>
    <w:rsid w:val="008C196A"/>
    <w:rsid w:val="008C1A08"/>
    <w:rsid w:val="008C3FBC"/>
    <w:rsid w:val="008C4A2C"/>
    <w:rsid w:val="008C5D97"/>
    <w:rsid w:val="008D1ABB"/>
    <w:rsid w:val="008D4202"/>
    <w:rsid w:val="008D5687"/>
    <w:rsid w:val="008D6B69"/>
    <w:rsid w:val="008D755A"/>
    <w:rsid w:val="008E1895"/>
    <w:rsid w:val="008E18FA"/>
    <w:rsid w:val="008E34E3"/>
    <w:rsid w:val="008E40B5"/>
    <w:rsid w:val="008E4B0C"/>
    <w:rsid w:val="008E4C39"/>
    <w:rsid w:val="008E788C"/>
    <w:rsid w:val="008F08B9"/>
    <w:rsid w:val="008F18B1"/>
    <w:rsid w:val="008F1B58"/>
    <w:rsid w:val="008F2207"/>
    <w:rsid w:val="008F26E8"/>
    <w:rsid w:val="008F5BED"/>
    <w:rsid w:val="008F61BE"/>
    <w:rsid w:val="008F7996"/>
    <w:rsid w:val="00901761"/>
    <w:rsid w:val="00904ACC"/>
    <w:rsid w:val="009078E6"/>
    <w:rsid w:val="00910266"/>
    <w:rsid w:val="00912F72"/>
    <w:rsid w:val="00914F85"/>
    <w:rsid w:val="00915053"/>
    <w:rsid w:val="009202E3"/>
    <w:rsid w:val="009241A7"/>
    <w:rsid w:val="00931305"/>
    <w:rsid w:val="0093294F"/>
    <w:rsid w:val="00933E5D"/>
    <w:rsid w:val="00937ED9"/>
    <w:rsid w:val="009402C5"/>
    <w:rsid w:val="00941BC3"/>
    <w:rsid w:val="009431AB"/>
    <w:rsid w:val="0094366D"/>
    <w:rsid w:val="00943B9C"/>
    <w:rsid w:val="00943D75"/>
    <w:rsid w:val="00944A33"/>
    <w:rsid w:val="00944D5B"/>
    <w:rsid w:val="00947952"/>
    <w:rsid w:val="009500C5"/>
    <w:rsid w:val="0095020A"/>
    <w:rsid w:val="0095043A"/>
    <w:rsid w:val="00951448"/>
    <w:rsid w:val="00952597"/>
    <w:rsid w:val="00952A16"/>
    <w:rsid w:val="009558E7"/>
    <w:rsid w:val="00961332"/>
    <w:rsid w:val="009614DF"/>
    <w:rsid w:val="00962423"/>
    <w:rsid w:val="009624D9"/>
    <w:rsid w:val="00964400"/>
    <w:rsid w:val="009649D6"/>
    <w:rsid w:val="00964F5C"/>
    <w:rsid w:val="009656A1"/>
    <w:rsid w:val="00965CA8"/>
    <w:rsid w:val="009673AA"/>
    <w:rsid w:val="00967A36"/>
    <w:rsid w:val="0097080F"/>
    <w:rsid w:val="00970E50"/>
    <w:rsid w:val="00971C60"/>
    <w:rsid w:val="009724E8"/>
    <w:rsid w:val="009730A8"/>
    <w:rsid w:val="009809F6"/>
    <w:rsid w:val="00980B89"/>
    <w:rsid w:val="009822A9"/>
    <w:rsid w:val="009838BF"/>
    <w:rsid w:val="00984273"/>
    <w:rsid w:val="009844C9"/>
    <w:rsid w:val="00984FCD"/>
    <w:rsid w:val="00986A19"/>
    <w:rsid w:val="00986B22"/>
    <w:rsid w:val="00990810"/>
    <w:rsid w:val="00992E85"/>
    <w:rsid w:val="00995658"/>
    <w:rsid w:val="00995DD9"/>
    <w:rsid w:val="009A169D"/>
    <w:rsid w:val="009A1A0F"/>
    <w:rsid w:val="009A4A7C"/>
    <w:rsid w:val="009A58BB"/>
    <w:rsid w:val="009A64C2"/>
    <w:rsid w:val="009A6A36"/>
    <w:rsid w:val="009A6AF9"/>
    <w:rsid w:val="009B0B68"/>
    <w:rsid w:val="009B0CC1"/>
    <w:rsid w:val="009B28DC"/>
    <w:rsid w:val="009B5573"/>
    <w:rsid w:val="009B586C"/>
    <w:rsid w:val="009B63EA"/>
    <w:rsid w:val="009B678D"/>
    <w:rsid w:val="009B7862"/>
    <w:rsid w:val="009C15B6"/>
    <w:rsid w:val="009C30F3"/>
    <w:rsid w:val="009D0DBA"/>
    <w:rsid w:val="009D14C5"/>
    <w:rsid w:val="009D1943"/>
    <w:rsid w:val="009D2B33"/>
    <w:rsid w:val="009D4001"/>
    <w:rsid w:val="009D4422"/>
    <w:rsid w:val="009E0976"/>
    <w:rsid w:val="009E0D30"/>
    <w:rsid w:val="009E0F8C"/>
    <w:rsid w:val="009E2965"/>
    <w:rsid w:val="009E57E8"/>
    <w:rsid w:val="009E5CA5"/>
    <w:rsid w:val="009E683E"/>
    <w:rsid w:val="009E6A4D"/>
    <w:rsid w:val="009E6AC4"/>
    <w:rsid w:val="009F18A0"/>
    <w:rsid w:val="009F3131"/>
    <w:rsid w:val="009F3242"/>
    <w:rsid w:val="009F33B2"/>
    <w:rsid w:val="009F4FB8"/>
    <w:rsid w:val="009F5D3F"/>
    <w:rsid w:val="009F68AB"/>
    <w:rsid w:val="00A003D0"/>
    <w:rsid w:val="00A01014"/>
    <w:rsid w:val="00A01043"/>
    <w:rsid w:val="00A03D96"/>
    <w:rsid w:val="00A06507"/>
    <w:rsid w:val="00A07AF1"/>
    <w:rsid w:val="00A07C56"/>
    <w:rsid w:val="00A110A4"/>
    <w:rsid w:val="00A119F8"/>
    <w:rsid w:val="00A1231F"/>
    <w:rsid w:val="00A14B64"/>
    <w:rsid w:val="00A1558C"/>
    <w:rsid w:val="00A1614E"/>
    <w:rsid w:val="00A2078E"/>
    <w:rsid w:val="00A21AC4"/>
    <w:rsid w:val="00A21D5D"/>
    <w:rsid w:val="00A24A0A"/>
    <w:rsid w:val="00A302D4"/>
    <w:rsid w:val="00A30967"/>
    <w:rsid w:val="00A31460"/>
    <w:rsid w:val="00A3386A"/>
    <w:rsid w:val="00A339B2"/>
    <w:rsid w:val="00A35B4D"/>
    <w:rsid w:val="00A35B64"/>
    <w:rsid w:val="00A36072"/>
    <w:rsid w:val="00A36CFC"/>
    <w:rsid w:val="00A4043E"/>
    <w:rsid w:val="00A42459"/>
    <w:rsid w:val="00A42803"/>
    <w:rsid w:val="00A4369A"/>
    <w:rsid w:val="00A437E7"/>
    <w:rsid w:val="00A45359"/>
    <w:rsid w:val="00A4558B"/>
    <w:rsid w:val="00A4605D"/>
    <w:rsid w:val="00A5141C"/>
    <w:rsid w:val="00A51DC8"/>
    <w:rsid w:val="00A53623"/>
    <w:rsid w:val="00A5439B"/>
    <w:rsid w:val="00A54B38"/>
    <w:rsid w:val="00A551BF"/>
    <w:rsid w:val="00A5648A"/>
    <w:rsid w:val="00A56585"/>
    <w:rsid w:val="00A569C8"/>
    <w:rsid w:val="00A56E83"/>
    <w:rsid w:val="00A57775"/>
    <w:rsid w:val="00A60844"/>
    <w:rsid w:val="00A63974"/>
    <w:rsid w:val="00A64613"/>
    <w:rsid w:val="00A649C1"/>
    <w:rsid w:val="00A64E6F"/>
    <w:rsid w:val="00A65356"/>
    <w:rsid w:val="00A655F4"/>
    <w:rsid w:val="00A65B63"/>
    <w:rsid w:val="00A668D7"/>
    <w:rsid w:val="00A71010"/>
    <w:rsid w:val="00A717CF"/>
    <w:rsid w:val="00A73981"/>
    <w:rsid w:val="00A73CB8"/>
    <w:rsid w:val="00A75208"/>
    <w:rsid w:val="00A763A8"/>
    <w:rsid w:val="00A800DC"/>
    <w:rsid w:val="00A8115F"/>
    <w:rsid w:val="00A81F52"/>
    <w:rsid w:val="00A82243"/>
    <w:rsid w:val="00A829A4"/>
    <w:rsid w:val="00A86B8B"/>
    <w:rsid w:val="00A90BDE"/>
    <w:rsid w:val="00A90CD2"/>
    <w:rsid w:val="00A91BA2"/>
    <w:rsid w:val="00A937D4"/>
    <w:rsid w:val="00A97B00"/>
    <w:rsid w:val="00AA27C5"/>
    <w:rsid w:val="00AA2A73"/>
    <w:rsid w:val="00AA53EB"/>
    <w:rsid w:val="00AA73F8"/>
    <w:rsid w:val="00AA77C4"/>
    <w:rsid w:val="00AB03F2"/>
    <w:rsid w:val="00AB0BD4"/>
    <w:rsid w:val="00AB27C0"/>
    <w:rsid w:val="00AB3ED9"/>
    <w:rsid w:val="00AB4454"/>
    <w:rsid w:val="00AB45A6"/>
    <w:rsid w:val="00AB573D"/>
    <w:rsid w:val="00AB7CD4"/>
    <w:rsid w:val="00AC16B8"/>
    <w:rsid w:val="00AD0A7C"/>
    <w:rsid w:val="00AD0F57"/>
    <w:rsid w:val="00AD18A4"/>
    <w:rsid w:val="00AD1931"/>
    <w:rsid w:val="00AD317D"/>
    <w:rsid w:val="00AD5446"/>
    <w:rsid w:val="00AD5BFA"/>
    <w:rsid w:val="00AD69D5"/>
    <w:rsid w:val="00AD6AF5"/>
    <w:rsid w:val="00AE1B7B"/>
    <w:rsid w:val="00AE27E5"/>
    <w:rsid w:val="00AE2F60"/>
    <w:rsid w:val="00AE35EA"/>
    <w:rsid w:val="00AE3983"/>
    <w:rsid w:val="00AE698B"/>
    <w:rsid w:val="00AF549C"/>
    <w:rsid w:val="00AF6065"/>
    <w:rsid w:val="00AF6A93"/>
    <w:rsid w:val="00AF6C0D"/>
    <w:rsid w:val="00AF7941"/>
    <w:rsid w:val="00B00C22"/>
    <w:rsid w:val="00B0254D"/>
    <w:rsid w:val="00B0573B"/>
    <w:rsid w:val="00B072D5"/>
    <w:rsid w:val="00B07B56"/>
    <w:rsid w:val="00B22986"/>
    <w:rsid w:val="00B256FB"/>
    <w:rsid w:val="00B27DC1"/>
    <w:rsid w:val="00B30865"/>
    <w:rsid w:val="00B3206E"/>
    <w:rsid w:val="00B33042"/>
    <w:rsid w:val="00B34DC6"/>
    <w:rsid w:val="00B352D9"/>
    <w:rsid w:val="00B416E9"/>
    <w:rsid w:val="00B42388"/>
    <w:rsid w:val="00B4565B"/>
    <w:rsid w:val="00B45D05"/>
    <w:rsid w:val="00B47431"/>
    <w:rsid w:val="00B50142"/>
    <w:rsid w:val="00B61240"/>
    <w:rsid w:val="00B620EC"/>
    <w:rsid w:val="00B64E17"/>
    <w:rsid w:val="00B65597"/>
    <w:rsid w:val="00B6744C"/>
    <w:rsid w:val="00B710ED"/>
    <w:rsid w:val="00B716BD"/>
    <w:rsid w:val="00B74459"/>
    <w:rsid w:val="00B74986"/>
    <w:rsid w:val="00B803C6"/>
    <w:rsid w:val="00B80C4F"/>
    <w:rsid w:val="00B81A69"/>
    <w:rsid w:val="00B8234F"/>
    <w:rsid w:val="00B843D0"/>
    <w:rsid w:val="00B855B4"/>
    <w:rsid w:val="00B85986"/>
    <w:rsid w:val="00B91845"/>
    <w:rsid w:val="00B9208B"/>
    <w:rsid w:val="00B935E8"/>
    <w:rsid w:val="00B96C16"/>
    <w:rsid w:val="00B97E17"/>
    <w:rsid w:val="00BA14B1"/>
    <w:rsid w:val="00BA217A"/>
    <w:rsid w:val="00BA2522"/>
    <w:rsid w:val="00BA6DF5"/>
    <w:rsid w:val="00BA761F"/>
    <w:rsid w:val="00BB07D2"/>
    <w:rsid w:val="00BB21D7"/>
    <w:rsid w:val="00BB2D84"/>
    <w:rsid w:val="00BB2E55"/>
    <w:rsid w:val="00BB3B19"/>
    <w:rsid w:val="00BB3C10"/>
    <w:rsid w:val="00BB46D9"/>
    <w:rsid w:val="00BB4B81"/>
    <w:rsid w:val="00BB5FA8"/>
    <w:rsid w:val="00BB660E"/>
    <w:rsid w:val="00BB6D0E"/>
    <w:rsid w:val="00BC1483"/>
    <w:rsid w:val="00BC2792"/>
    <w:rsid w:val="00BC44CF"/>
    <w:rsid w:val="00BC4770"/>
    <w:rsid w:val="00BD1624"/>
    <w:rsid w:val="00BD2D3D"/>
    <w:rsid w:val="00BD486F"/>
    <w:rsid w:val="00BE08E6"/>
    <w:rsid w:val="00BE0E26"/>
    <w:rsid w:val="00BE1459"/>
    <w:rsid w:val="00BE3C94"/>
    <w:rsid w:val="00BE425D"/>
    <w:rsid w:val="00BE5645"/>
    <w:rsid w:val="00BE62CD"/>
    <w:rsid w:val="00BE6BB7"/>
    <w:rsid w:val="00BF019B"/>
    <w:rsid w:val="00BF0822"/>
    <w:rsid w:val="00BF08F1"/>
    <w:rsid w:val="00BF1545"/>
    <w:rsid w:val="00BF3606"/>
    <w:rsid w:val="00BF4411"/>
    <w:rsid w:val="00BF633A"/>
    <w:rsid w:val="00C00585"/>
    <w:rsid w:val="00C040B2"/>
    <w:rsid w:val="00C05A5F"/>
    <w:rsid w:val="00C06054"/>
    <w:rsid w:val="00C0611D"/>
    <w:rsid w:val="00C1022A"/>
    <w:rsid w:val="00C105DC"/>
    <w:rsid w:val="00C11561"/>
    <w:rsid w:val="00C12E57"/>
    <w:rsid w:val="00C13C8F"/>
    <w:rsid w:val="00C146B4"/>
    <w:rsid w:val="00C155C8"/>
    <w:rsid w:val="00C159DA"/>
    <w:rsid w:val="00C165E7"/>
    <w:rsid w:val="00C16892"/>
    <w:rsid w:val="00C2005B"/>
    <w:rsid w:val="00C20D5C"/>
    <w:rsid w:val="00C22470"/>
    <w:rsid w:val="00C2255A"/>
    <w:rsid w:val="00C230DA"/>
    <w:rsid w:val="00C2476D"/>
    <w:rsid w:val="00C2576C"/>
    <w:rsid w:val="00C2754E"/>
    <w:rsid w:val="00C3445A"/>
    <w:rsid w:val="00C36A2D"/>
    <w:rsid w:val="00C40E15"/>
    <w:rsid w:val="00C412D2"/>
    <w:rsid w:val="00C41C48"/>
    <w:rsid w:val="00C45D28"/>
    <w:rsid w:val="00C4749A"/>
    <w:rsid w:val="00C47508"/>
    <w:rsid w:val="00C51047"/>
    <w:rsid w:val="00C51382"/>
    <w:rsid w:val="00C51800"/>
    <w:rsid w:val="00C55677"/>
    <w:rsid w:val="00C578F8"/>
    <w:rsid w:val="00C60C15"/>
    <w:rsid w:val="00C61BBD"/>
    <w:rsid w:val="00C6260E"/>
    <w:rsid w:val="00C64140"/>
    <w:rsid w:val="00C6432D"/>
    <w:rsid w:val="00C659E9"/>
    <w:rsid w:val="00C66723"/>
    <w:rsid w:val="00C7169E"/>
    <w:rsid w:val="00C777F3"/>
    <w:rsid w:val="00C7789F"/>
    <w:rsid w:val="00C77D17"/>
    <w:rsid w:val="00C77E3D"/>
    <w:rsid w:val="00C77FD3"/>
    <w:rsid w:val="00C80D1B"/>
    <w:rsid w:val="00C826A6"/>
    <w:rsid w:val="00C87814"/>
    <w:rsid w:val="00C87C1D"/>
    <w:rsid w:val="00C87EBE"/>
    <w:rsid w:val="00C914AE"/>
    <w:rsid w:val="00C92945"/>
    <w:rsid w:val="00C9326D"/>
    <w:rsid w:val="00C936BB"/>
    <w:rsid w:val="00C93CE9"/>
    <w:rsid w:val="00C95496"/>
    <w:rsid w:val="00C957D2"/>
    <w:rsid w:val="00C96E95"/>
    <w:rsid w:val="00C97C8A"/>
    <w:rsid w:val="00CA0A83"/>
    <w:rsid w:val="00CA1850"/>
    <w:rsid w:val="00CA222E"/>
    <w:rsid w:val="00CA23AB"/>
    <w:rsid w:val="00CA45E2"/>
    <w:rsid w:val="00CA7796"/>
    <w:rsid w:val="00CB134F"/>
    <w:rsid w:val="00CB2BC6"/>
    <w:rsid w:val="00CB47ED"/>
    <w:rsid w:val="00CB4ABF"/>
    <w:rsid w:val="00CB546B"/>
    <w:rsid w:val="00CC138C"/>
    <w:rsid w:val="00CC216F"/>
    <w:rsid w:val="00CC2885"/>
    <w:rsid w:val="00CC30E4"/>
    <w:rsid w:val="00CC3CEE"/>
    <w:rsid w:val="00CC4074"/>
    <w:rsid w:val="00CC5C40"/>
    <w:rsid w:val="00CC6C8C"/>
    <w:rsid w:val="00CD20B4"/>
    <w:rsid w:val="00CD2778"/>
    <w:rsid w:val="00CD4E68"/>
    <w:rsid w:val="00CD5B95"/>
    <w:rsid w:val="00CE0355"/>
    <w:rsid w:val="00CE09A0"/>
    <w:rsid w:val="00CE141C"/>
    <w:rsid w:val="00CE19B8"/>
    <w:rsid w:val="00CE3A5F"/>
    <w:rsid w:val="00CE5C5A"/>
    <w:rsid w:val="00CE653D"/>
    <w:rsid w:val="00CE769C"/>
    <w:rsid w:val="00CF3C01"/>
    <w:rsid w:val="00CF59A9"/>
    <w:rsid w:val="00CF67BF"/>
    <w:rsid w:val="00D00272"/>
    <w:rsid w:val="00D01421"/>
    <w:rsid w:val="00D0260E"/>
    <w:rsid w:val="00D03602"/>
    <w:rsid w:val="00D039C3"/>
    <w:rsid w:val="00D04A42"/>
    <w:rsid w:val="00D07B1D"/>
    <w:rsid w:val="00D07E8E"/>
    <w:rsid w:val="00D125A0"/>
    <w:rsid w:val="00D129D4"/>
    <w:rsid w:val="00D14C28"/>
    <w:rsid w:val="00D1620B"/>
    <w:rsid w:val="00D23495"/>
    <w:rsid w:val="00D23DC1"/>
    <w:rsid w:val="00D24741"/>
    <w:rsid w:val="00D24A30"/>
    <w:rsid w:val="00D24D7C"/>
    <w:rsid w:val="00D27A3E"/>
    <w:rsid w:val="00D3049A"/>
    <w:rsid w:val="00D306C8"/>
    <w:rsid w:val="00D32636"/>
    <w:rsid w:val="00D348D4"/>
    <w:rsid w:val="00D35526"/>
    <w:rsid w:val="00D3562C"/>
    <w:rsid w:val="00D35B72"/>
    <w:rsid w:val="00D36138"/>
    <w:rsid w:val="00D3674E"/>
    <w:rsid w:val="00D37EE5"/>
    <w:rsid w:val="00D412FA"/>
    <w:rsid w:val="00D44CC2"/>
    <w:rsid w:val="00D50368"/>
    <w:rsid w:val="00D51FEF"/>
    <w:rsid w:val="00D5206A"/>
    <w:rsid w:val="00D557B1"/>
    <w:rsid w:val="00D56639"/>
    <w:rsid w:val="00D56C1B"/>
    <w:rsid w:val="00D56D8D"/>
    <w:rsid w:val="00D572BA"/>
    <w:rsid w:val="00D57A3D"/>
    <w:rsid w:val="00D57EA8"/>
    <w:rsid w:val="00D6043E"/>
    <w:rsid w:val="00D62134"/>
    <w:rsid w:val="00D636F9"/>
    <w:rsid w:val="00D64AC8"/>
    <w:rsid w:val="00D728E6"/>
    <w:rsid w:val="00D74BB7"/>
    <w:rsid w:val="00D74D32"/>
    <w:rsid w:val="00D76789"/>
    <w:rsid w:val="00D80620"/>
    <w:rsid w:val="00D807A8"/>
    <w:rsid w:val="00D807FC"/>
    <w:rsid w:val="00D81006"/>
    <w:rsid w:val="00D834B6"/>
    <w:rsid w:val="00D83D7C"/>
    <w:rsid w:val="00D87907"/>
    <w:rsid w:val="00D90C94"/>
    <w:rsid w:val="00D926F0"/>
    <w:rsid w:val="00D9464D"/>
    <w:rsid w:val="00D94ECB"/>
    <w:rsid w:val="00D958FB"/>
    <w:rsid w:val="00DA16C3"/>
    <w:rsid w:val="00DA29CC"/>
    <w:rsid w:val="00DA340B"/>
    <w:rsid w:val="00DA6FA5"/>
    <w:rsid w:val="00DB1813"/>
    <w:rsid w:val="00DB2798"/>
    <w:rsid w:val="00DB40E4"/>
    <w:rsid w:val="00DB45A2"/>
    <w:rsid w:val="00DB512A"/>
    <w:rsid w:val="00DB51DD"/>
    <w:rsid w:val="00DB58EA"/>
    <w:rsid w:val="00DB5E5A"/>
    <w:rsid w:val="00DB64D0"/>
    <w:rsid w:val="00DC0A0D"/>
    <w:rsid w:val="00DC2129"/>
    <w:rsid w:val="00DC5FB9"/>
    <w:rsid w:val="00DC65EF"/>
    <w:rsid w:val="00DC7222"/>
    <w:rsid w:val="00DD0D42"/>
    <w:rsid w:val="00DD1B10"/>
    <w:rsid w:val="00DD6BBA"/>
    <w:rsid w:val="00DE0469"/>
    <w:rsid w:val="00DE144C"/>
    <w:rsid w:val="00DE27A7"/>
    <w:rsid w:val="00DE4071"/>
    <w:rsid w:val="00DE53F8"/>
    <w:rsid w:val="00DE5A6A"/>
    <w:rsid w:val="00DF0213"/>
    <w:rsid w:val="00DF0804"/>
    <w:rsid w:val="00DF4253"/>
    <w:rsid w:val="00DF6200"/>
    <w:rsid w:val="00DF6B94"/>
    <w:rsid w:val="00DF6EF6"/>
    <w:rsid w:val="00DF7E96"/>
    <w:rsid w:val="00E002A9"/>
    <w:rsid w:val="00E014C0"/>
    <w:rsid w:val="00E023AA"/>
    <w:rsid w:val="00E02495"/>
    <w:rsid w:val="00E0258C"/>
    <w:rsid w:val="00E025AB"/>
    <w:rsid w:val="00E029A2"/>
    <w:rsid w:val="00E0456E"/>
    <w:rsid w:val="00E05B51"/>
    <w:rsid w:val="00E05CF9"/>
    <w:rsid w:val="00E05DB3"/>
    <w:rsid w:val="00E0724C"/>
    <w:rsid w:val="00E100B3"/>
    <w:rsid w:val="00E106B1"/>
    <w:rsid w:val="00E1125C"/>
    <w:rsid w:val="00E118F6"/>
    <w:rsid w:val="00E1258F"/>
    <w:rsid w:val="00E13971"/>
    <w:rsid w:val="00E13DBA"/>
    <w:rsid w:val="00E13DF3"/>
    <w:rsid w:val="00E16798"/>
    <w:rsid w:val="00E17E91"/>
    <w:rsid w:val="00E21DA8"/>
    <w:rsid w:val="00E232DC"/>
    <w:rsid w:val="00E23ECF"/>
    <w:rsid w:val="00E2427D"/>
    <w:rsid w:val="00E251E4"/>
    <w:rsid w:val="00E36A40"/>
    <w:rsid w:val="00E3741E"/>
    <w:rsid w:val="00E4123A"/>
    <w:rsid w:val="00E43547"/>
    <w:rsid w:val="00E443C7"/>
    <w:rsid w:val="00E447CA"/>
    <w:rsid w:val="00E44EF6"/>
    <w:rsid w:val="00E45A9F"/>
    <w:rsid w:val="00E46EFF"/>
    <w:rsid w:val="00E479A1"/>
    <w:rsid w:val="00E47C43"/>
    <w:rsid w:val="00E510F9"/>
    <w:rsid w:val="00E51896"/>
    <w:rsid w:val="00E5189A"/>
    <w:rsid w:val="00E542D4"/>
    <w:rsid w:val="00E547B5"/>
    <w:rsid w:val="00E54916"/>
    <w:rsid w:val="00E57460"/>
    <w:rsid w:val="00E6086C"/>
    <w:rsid w:val="00E60CC1"/>
    <w:rsid w:val="00E61810"/>
    <w:rsid w:val="00E62571"/>
    <w:rsid w:val="00E66E88"/>
    <w:rsid w:val="00E66F61"/>
    <w:rsid w:val="00E71113"/>
    <w:rsid w:val="00E762E8"/>
    <w:rsid w:val="00E77651"/>
    <w:rsid w:val="00E80E41"/>
    <w:rsid w:val="00E80F26"/>
    <w:rsid w:val="00E840A9"/>
    <w:rsid w:val="00E85D98"/>
    <w:rsid w:val="00E85FE8"/>
    <w:rsid w:val="00E876B5"/>
    <w:rsid w:val="00E9153A"/>
    <w:rsid w:val="00E9470D"/>
    <w:rsid w:val="00E95056"/>
    <w:rsid w:val="00E95FD9"/>
    <w:rsid w:val="00E95FEE"/>
    <w:rsid w:val="00E96630"/>
    <w:rsid w:val="00E97345"/>
    <w:rsid w:val="00E97BE9"/>
    <w:rsid w:val="00EA1259"/>
    <w:rsid w:val="00EA25EB"/>
    <w:rsid w:val="00EA35F6"/>
    <w:rsid w:val="00EA4BEA"/>
    <w:rsid w:val="00EA68D4"/>
    <w:rsid w:val="00EA70C3"/>
    <w:rsid w:val="00EA7EA9"/>
    <w:rsid w:val="00EB0CCD"/>
    <w:rsid w:val="00EB3002"/>
    <w:rsid w:val="00EB57D5"/>
    <w:rsid w:val="00EB620C"/>
    <w:rsid w:val="00EB7404"/>
    <w:rsid w:val="00EC0654"/>
    <w:rsid w:val="00EC2672"/>
    <w:rsid w:val="00EC3328"/>
    <w:rsid w:val="00EC63B8"/>
    <w:rsid w:val="00EC69B6"/>
    <w:rsid w:val="00ED314A"/>
    <w:rsid w:val="00ED3DEA"/>
    <w:rsid w:val="00ED408F"/>
    <w:rsid w:val="00ED7160"/>
    <w:rsid w:val="00ED7839"/>
    <w:rsid w:val="00ED7E79"/>
    <w:rsid w:val="00EE11DB"/>
    <w:rsid w:val="00EE26AF"/>
    <w:rsid w:val="00EE26B9"/>
    <w:rsid w:val="00EE3247"/>
    <w:rsid w:val="00EE3BB5"/>
    <w:rsid w:val="00EE4E0B"/>
    <w:rsid w:val="00EE62AC"/>
    <w:rsid w:val="00EE6D11"/>
    <w:rsid w:val="00EE6F65"/>
    <w:rsid w:val="00EF29E4"/>
    <w:rsid w:val="00EF2C16"/>
    <w:rsid w:val="00EF4C7B"/>
    <w:rsid w:val="00EF623E"/>
    <w:rsid w:val="00EF71DF"/>
    <w:rsid w:val="00EF7510"/>
    <w:rsid w:val="00F00BDE"/>
    <w:rsid w:val="00F01F9E"/>
    <w:rsid w:val="00F05443"/>
    <w:rsid w:val="00F07801"/>
    <w:rsid w:val="00F1062A"/>
    <w:rsid w:val="00F10B93"/>
    <w:rsid w:val="00F12201"/>
    <w:rsid w:val="00F12827"/>
    <w:rsid w:val="00F12A5E"/>
    <w:rsid w:val="00F16856"/>
    <w:rsid w:val="00F20251"/>
    <w:rsid w:val="00F207FE"/>
    <w:rsid w:val="00F2170B"/>
    <w:rsid w:val="00F21A88"/>
    <w:rsid w:val="00F26714"/>
    <w:rsid w:val="00F26EC1"/>
    <w:rsid w:val="00F27238"/>
    <w:rsid w:val="00F2734B"/>
    <w:rsid w:val="00F27CAF"/>
    <w:rsid w:val="00F313B8"/>
    <w:rsid w:val="00F344EA"/>
    <w:rsid w:val="00F34DB0"/>
    <w:rsid w:val="00F41EC0"/>
    <w:rsid w:val="00F427F0"/>
    <w:rsid w:val="00F42E18"/>
    <w:rsid w:val="00F457F1"/>
    <w:rsid w:val="00F4595A"/>
    <w:rsid w:val="00F46139"/>
    <w:rsid w:val="00F4663C"/>
    <w:rsid w:val="00F476E8"/>
    <w:rsid w:val="00F51C2E"/>
    <w:rsid w:val="00F53A9A"/>
    <w:rsid w:val="00F55010"/>
    <w:rsid w:val="00F573E4"/>
    <w:rsid w:val="00F62FB5"/>
    <w:rsid w:val="00F64767"/>
    <w:rsid w:val="00F70541"/>
    <w:rsid w:val="00F76204"/>
    <w:rsid w:val="00F76967"/>
    <w:rsid w:val="00F7773F"/>
    <w:rsid w:val="00F77CCF"/>
    <w:rsid w:val="00F812B6"/>
    <w:rsid w:val="00F82996"/>
    <w:rsid w:val="00F8310F"/>
    <w:rsid w:val="00F83E9D"/>
    <w:rsid w:val="00F847DF"/>
    <w:rsid w:val="00F86703"/>
    <w:rsid w:val="00F90A85"/>
    <w:rsid w:val="00F91183"/>
    <w:rsid w:val="00F93955"/>
    <w:rsid w:val="00F94043"/>
    <w:rsid w:val="00F94FD7"/>
    <w:rsid w:val="00F952AB"/>
    <w:rsid w:val="00F960EE"/>
    <w:rsid w:val="00F96FCE"/>
    <w:rsid w:val="00F97F6A"/>
    <w:rsid w:val="00FA10CD"/>
    <w:rsid w:val="00FA23FD"/>
    <w:rsid w:val="00FA2666"/>
    <w:rsid w:val="00FA3886"/>
    <w:rsid w:val="00FA51F8"/>
    <w:rsid w:val="00FA56D2"/>
    <w:rsid w:val="00FB243A"/>
    <w:rsid w:val="00FB312C"/>
    <w:rsid w:val="00FB65BF"/>
    <w:rsid w:val="00FB73BF"/>
    <w:rsid w:val="00FC0A59"/>
    <w:rsid w:val="00FC284F"/>
    <w:rsid w:val="00FC303C"/>
    <w:rsid w:val="00FC57DC"/>
    <w:rsid w:val="00FC6151"/>
    <w:rsid w:val="00FC716C"/>
    <w:rsid w:val="00FC7F1E"/>
    <w:rsid w:val="00FD1724"/>
    <w:rsid w:val="00FD1ADC"/>
    <w:rsid w:val="00FD231A"/>
    <w:rsid w:val="00FD3C2B"/>
    <w:rsid w:val="00FD649E"/>
    <w:rsid w:val="00FD72CC"/>
    <w:rsid w:val="00FE0140"/>
    <w:rsid w:val="00FE03F7"/>
    <w:rsid w:val="00FE258F"/>
    <w:rsid w:val="00FE2EC9"/>
    <w:rsid w:val="00FE3BF6"/>
    <w:rsid w:val="00FE496D"/>
    <w:rsid w:val="00FE4D57"/>
    <w:rsid w:val="00FE6010"/>
    <w:rsid w:val="00FF11CC"/>
    <w:rsid w:val="00FF243C"/>
    <w:rsid w:val="00FF2919"/>
    <w:rsid w:val="00FF2F76"/>
    <w:rsid w:val="00FF3169"/>
    <w:rsid w:val="00FF3746"/>
    <w:rsid w:val="00FF3C66"/>
    <w:rsid w:val="00FF3FFB"/>
    <w:rsid w:val="00FF442A"/>
    <w:rsid w:val="00FF5016"/>
    <w:rsid w:val="00FF6E56"/>
    <w:rsid w:val="00FF7647"/>
    <w:rsid w:val="00FF7BDD"/>
    <w:rsid w:val="0287B95A"/>
    <w:rsid w:val="05988DAE"/>
    <w:rsid w:val="09FDD12D"/>
    <w:rsid w:val="10E9E238"/>
    <w:rsid w:val="112E653E"/>
    <w:rsid w:val="11901C7A"/>
    <w:rsid w:val="125CB6A8"/>
    <w:rsid w:val="15754D11"/>
    <w:rsid w:val="1EA5BF99"/>
    <w:rsid w:val="2324F187"/>
    <w:rsid w:val="26A5038D"/>
    <w:rsid w:val="2924AD94"/>
    <w:rsid w:val="292B102F"/>
    <w:rsid w:val="2FEAD8CA"/>
    <w:rsid w:val="323FD090"/>
    <w:rsid w:val="3291260C"/>
    <w:rsid w:val="332E41CC"/>
    <w:rsid w:val="345505A0"/>
    <w:rsid w:val="3475077C"/>
    <w:rsid w:val="38042F3B"/>
    <w:rsid w:val="3A3369F3"/>
    <w:rsid w:val="3FF5A8D5"/>
    <w:rsid w:val="41E81AF9"/>
    <w:rsid w:val="43960E70"/>
    <w:rsid w:val="4AEDB988"/>
    <w:rsid w:val="4CE1F5C0"/>
    <w:rsid w:val="4EB49F4A"/>
    <w:rsid w:val="512E9852"/>
    <w:rsid w:val="51B43850"/>
    <w:rsid w:val="593E6957"/>
    <w:rsid w:val="5C1FA14B"/>
    <w:rsid w:val="5D90DCBF"/>
    <w:rsid w:val="5EBE480D"/>
    <w:rsid w:val="5F649E12"/>
    <w:rsid w:val="68606364"/>
    <w:rsid w:val="6AD009FA"/>
    <w:rsid w:val="6BFBAE1C"/>
    <w:rsid w:val="6C389499"/>
    <w:rsid w:val="7185CF9F"/>
    <w:rsid w:val="74EDCDCF"/>
  </w:rsids>
  <m:mathPr>
    <m:mathFont m:val="Cambria Math"/>
    <m:brkBin m:val="before"/>
    <m:brkBinSub m:val="--"/>
    <m:smallFrac/>
    <m:dispDef/>
    <m:lMargin m:val="0"/>
    <m:rMargin m:val="0"/>
    <m:defJc m:val="centerGroup"/>
    <m:wrapRight/>
    <m:intLim m:val="subSup"/>
    <m:naryLim m:val="subSup"/>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B0EF43"/>
  <w15:docId w15:val="{1C380475-1B30-4CBB-8A22-D82D9FF53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40D"/>
    <w:rPr>
      <w:sz w:val="24"/>
      <w:szCs w:val="24"/>
    </w:rPr>
  </w:style>
  <w:style w:type="paragraph" w:styleId="Heading1">
    <w:name w:val="heading 1"/>
    <w:basedOn w:val="Normal"/>
    <w:next w:val="Normal"/>
    <w:qFormat/>
    <w:rsid w:val="008E34E3"/>
    <w:pPr>
      <w:keepNext/>
      <w:spacing w:line="480" w:lineRule="auto"/>
      <w:outlineLvl w:val="0"/>
    </w:pPr>
    <w:rPr>
      <w:rFonts w:ascii="Arial" w:hAnsi="Arial" w:cs="Arial"/>
      <w:b/>
      <w:bCs/>
      <w:lang w:val="fr-FR"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8E34E3"/>
    <w:rPr>
      <w:color w:val="0033CC"/>
      <w:u w:val="single"/>
    </w:rPr>
  </w:style>
  <w:style w:type="paragraph" w:styleId="BodyTextIndent">
    <w:name w:val="Body Text Indent"/>
    <w:basedOn w:val="Normal"/>
    <w:link w:val="BodyTextIndentChar"/>
    <w:rsid w:val="008E34E3"/>
    <w:pPr>
      <w:spacing w:line="480" w:lineRule="auto"/>
      <w:ind w:left="720"/>
    </w:pPr>
    <w:rPr>
      <w:rFonts w:ascii="Arial" w:hAnsi="Arial" w:cs="Arial"/>
      <w:lang w:eastAsia="pt-BR"/>
    </w:rPr>
  </w:style>
  <w:style w:type="character" w:styleId="FollowedHyperlink">
    <w:name w:val="FollowedHyperlink"/>
    <w:rsid w:val="008E34E3"/>
    <w:rPr>
      <w:color w:val="800080"/>
      <w:u w:val="single"/>
    </w:rPr>
  </w:style>
  <w:style w:type="paragraph" w:styleId="BodyText">
    <w:name w:val="Body Text"/>
    <w:basedOn w:val="Normal"/>
    <w:link w:val="BodyTextChar"/>
    <w:rsid w:val="008E34E3"/>
    <w:pPr>
      <w:spacing w:line="480" w:lineRule="auto"/>
    </w:pPr>
    <w:rPr>
      <w:rFonts w:ascii="Arial" w:hAnsi="Arial" w:cs="Arial"/>
      <w:b/>
      <w:bCs/>
      <w:lang w:eastAsia="pt-BR"/>
    </w:rPr>
  </w:style>
  <w:style w:type="paragraph" w:styleId="HTMLPreformatted">
    <w:name w:val="HTML Preformatted"/>
    <w:basedOn w:val="Normal"/>
    <w:link w:val="HTMLPreformattedChar"/>
    <w:uiPriority w:val="99"/>
    <w:rsid w:val="008E34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lang w:eastAsia="pt-BR"/>
    </w:rPr>
  </w:style>
  <w:style w:type="paragraph" w:styleId="Header">
    <w:name w:val="header"/>
    <w:basedOn w:val="Normal"/>
    <w:link w:val="HeaderChar"/>
    <w:uiPriority w:val="99"/>
    <w:unhideWhenUsed/>
    <w:rsid w:val="00DF6B94"/>
    <w:pPr>
      <w:tabs>
        <w:tab w:val="center" w:pos="4680"/>
        <w:tab w:val="right" w:pos="9360"/>
      </w:tabs>
    </w:pPr>
    <w:rPr>
      <w:lang w:eastAsia="pt-BR"/>
    </w:rPr>
  </w:style>
  <w:style w:type="character" w:customStyle="1" w:styleId="HeaderChar">
    <w:name w:val="Header Char"/>
    <w:link w:val="Header"/>
    <w:uiPriority w:val="99"/>
    <w:rsid w:val="00DF6B94"/>
    <w:rPr>
      <w:sz w:val="24"/>
      <w:szCs w:val="24"/>
      <w:lang w:eastAsia="pt-BR"/>
    </w:rPr>
  </w:style>
  <w:style w:type="paragraph" w:styleId="Footer">
    <w:name w:val="footer"/>
    <w:basedOn w:val="Normal"/>
    <w:link w:val="FooterChar"/>
    <w:uiPriority w:val="99"/>
    <w:unhideWhenUsed/>
    <w:rsid w:val="00DF6B94"/>
    <w:pPr>
      <w:tabs>
        <w:tab w:val="center" w:pos="4680"/>
        <w:tab w:val="right" w:pos="9360"/>
      </w:tabs>
    </w:pPr>
    <w:rPr>
      <w:lang w:eastAsia="pt-BR"/>
    </w:rPr>
  </w:style>
  <w:style w:type="character" w:customStyle="1" w:styleId="FooterChar">
    <w:name w:val="Footer Char"/>
    <w:link w:val="Footer"/>
    <w:uiPriority w:val="99"/>
    <w:rsid w:val="00DF6B94"/>
    <w:rPr>
      <w:sz w:val="24"/>
      <w:szCs w:val="24"/>
      <w:lang w:eastAsia="pt-BR"/>
    </w:rPr>
  </w:style>
  <w:style w:type="paragraph" w:customStyle="1" w:styleId="ColorfulList-Accent11">
    <w:name w:val="Colorful List - Accent 11"/>
    <w:basedOn w:val="Normal"/>
    <w:uiPriority w:val="34"/>
    <w:qFormat/>
    <w:rsid w:val="007C7C43"/>
    <w:pPr>
      <w:spacing w:after="200" w:line="276" w:lineRule="auto"/>
      <w:ind w:left="720"/>
      <w:contextualSpacing/>
    </w:pPr>
    <w:rPr>
      <w:rFonts w:ascii="Calibri" w:eastAsia="Calibri" w:hAnsi="Calibri"/>
      <w:sz w:val="22"/>
      <w:szCs w:val="22"/>
    </w:rPr>
  </w:style>
  <w:style w:type="character" w:customStyle="1" w:styleId="HTMLPreformattedChar">
    <w:name w:val="HTML Preformatted Char"/>
    <w:link w:val="HTMLPreformatted"/>
    <w:uiPriority w:val="99"/>
    <w:rsid w:val="008B0F73"/>
    <w:rPr>
      <w:rFonts w:ascii="Courier New" w:eastAsia="Courier New" w:hAnsi="Courier New"/>
      <w:lang w:eastAsia="pt-BR"/>
    </w:rPr>
  </w:style>
  <w:style w:type="paragraph" w:styleId="NormalWeb">
    <w:name w:val="Normal (Web)"/>
    <w:basedOn w:val="Normal"/>
    <w:uiPriority w:val="99"/>
    <w:semiHidden/>
    <w:unhideWhenUsed/>
    <w:rsid w:val="00E60CC1"/>
    <w:pPr>
      <w:spacing w:before="100" w:beforeAutospacing="1" w:after="100" w:afterAutospacing="1"/>
    </w:pPr>
  </w:style>
  <w:style w:type="character" w:customStyle="1" w:styleId="BodyTextChar">
    <w:name w:val="Body Text Char"/>
    <w:link w:val="BodyText"/>
    <w:rsid w:val="00186C42"/>
    <w:rPr>
      <w:rFonts w:ascii="Arial" w:hAnsi="Arial" w:cs="Arial"/>
      <w:b/>
      <w:bCs/>
      <w:sz w:val="24"/>
      <w:szCs w:val="24"/>
      <w:lang w:eastAsia="pt-BR"/>
    </w:rPr>
  </w:style>
  <w:style w:type="paragraph" w:styleId="ListParagraph">
    <w:name w:val="List Paragraph"/>
    <w:basedOn w:val="Normal"/>
    <w:uiPriority w:val="34"/>
    <w:qFormat/>
    <w:rsid w:val="00E44EF6"/>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AE27E5"/>
    <w:rPr>
      <w:rFonts w:ascii="Tahoma" w:hAnsi="Tahoma" w:cs="Tahoma"/>
      <w:sz w:val="16"/>
      <w:szCs w:val="16"/>
    </w:rPr>
  </w:style>
  <w:style w:type="character" w:customStyle="1" w:styleId="BalloonTextChar">
    <w:name w:val="Balloon Text Char"/>
    <w:link w:val="BalloonText"/>
    <w:uiPriority w:val="99"/>
    <w:semiHidden/>
    <w:rsid w:val="00AE27E5"/>
    <w:rPr>
      <w:rFonts w:ascii="Tahoma" w:hAnsi="Tahoma" w:cs="Tahoma"/>
      <w:sz w:val="16"/>
      <w:szCs w:val="16"/>
      <w:lang w:val="en-US" w:eastAsia="pt-BR"/>
    </w:rPr>
  </w:style>
  <w:style w:type="character" w:styleId="CommentReference">
    <w:name w:val="annotation reference"/>
    <w:uiPriority w:val="99"/>
    <w:semiHidden/>
    <w:unhideWhenUsed/>
    <w:rsid w:val="00AE27E5"/>
    <w:rPr>
      <w:sz w:val="16"/>
      <w:szCs w:val="16"/>
    </w:rPr>
  </w:style>
  <w:style w:type="paragraph" w:styleId="CommentText">
    <w:name w:val="annotation text"/>
    <w:basedOn w:val="Normal"/>
    <w:link w:val="CommentTextChar"/>
    <w:uiPriority w:val="99"/>
    <w:unhideWhenUsed/>
    <w:rsid w:val="00AE27E5"/>
    <w:rPr>
      <w:sz w:val="20"/>
      <w:szCs w:val="20"/>
      <w:lang w:eastAsia="pt-BR"/>
    </w:rPr>
  </w:style>
  <w:style w:type="character" w:customStyle="1" w:styleId="CommentTextChar">
    <w:name w:val="Comment Text Char"/>
    <w:link w:val="CommentText"/>
    <w:uiPriority w:val="99"/>
    <w:rsid w:val="00AE27E5"/>
    <w:rPr>
      <w:lang w:val="en-US" w:eastAsia="pt-BR"/>
    </w:rPr>
  </w:style>
  <w:style w:type="paragraph" w:styleId="CommentSubject">
    <w:name w:val="annotation subject"/>
    <w:basedOn w:val="CommentText"/>
    <w:next w:val="CommentText"/>
    <w:link w:val="CommentSubjectChar"/>
    <w:uiPriority w:val="99"/>
    <w:semiHidden/>
    <w:unhideWhenUsed/>
    <w:rsid w:val="00AE27E5"/>
    <w:rPr>
      <w:b/>
      <w:bCs/>
    </w:rPr>
  </w:style>
  <w:style w:type="character" w:customStyle="1" w:styleId="CommentSubjectChar">
    <w:name w:val="Comment Subject Char"/>
    <w:link w:val="CommentSubject"/>
    <w:uiPriority w:val="99"/>
    <w:semiHidden/>
    <w:rsid w:val="00AE27E5"/>
    <w:rPr>
      <w:b/>
      <w:bCs/>
      <w:lang w:val="en-US" w:eastAsia="pt-BR"/>
    </w:rPr>
  </w:style>
  <w:style w:type="character" w:customStyle="1" w:styleId="UnresolvedMention1">
    <w:name w:val="Unresolved Mention1"/>
    <w:basedOn w:val="DefaultParagraphFont"/>
    <w:uiPriority w:val="99"/>
    <w:rsid w:val="00E57460"/>
    <w:rPr>
      <w:color w:val="605E5C"/>
      <w:shd w:val="clear" w:color="auto" w:fill="E1DFDD"/>
    </w:rPr>
  </w:style>
  <w:style w:type="character" w:styleId="LineNumber">
    <w:name w:val="line number"/>
    <w:basedOn w:val="DefaultParagraphFont"/>
    <w:uiPriority w:val="99"/>
    <w:semiHidden/>
    <w:unhideWhenUsed/>
    <w:rsid w:val="00580376"/>
  </w:style>
  <w:style w:type="character" w:customStyle="1" w:styleId="UnresolvedMention2">
    <w:name w:val="Unresolved Mention2"/>
    <w:basedOn w:val="DefaultParagraphFont"/>
    <w:uiPriority w:val="99"/>
    <w:semiHidden/>
    <w:unhideWhenUsed/>
    <w:rsid w:val="007D326B"/>
    <w:rPr>
      <w:color w:val="605E5C"/>
      <w:shd w:val="clear" w:color="auto" w:fill="E1DFDD"/>
    </w:rPr>
  </w:style>
  <w:style w:type="table" w:styleId="TableGrid">
    <w:name w:val="Table Grid"/>
    <w:basedOn w:val="TableNormal"/>
    <w:uiPriority w:val="39"/>
    <w:rsid w:val="006730C4"/>
    <w:pPr>
      <w:pBdr>
        <w:top w:val="nil"/>
        <w:left w:val="nil"/>
        <w:bottom w:val="nil"/>
        <w:right w:val="nil"/>
        <w:between w:val="nil"/>
        <w:bar w:val="nil"/>
      </w:pBdr>
    </w:pPr>
    <w:rPr>
      <w:rFonts w:eastAsia="Arial Unicode MS"/>
      <w:bdr w:val="n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70"/>
    <w:semiHidden/>
    <w:unhideWhenUsed/>
    <w:rsid w:val="004311F6"/>
  </w:style>
  <w:style w:type="character" w:styleId="PlaceholderText">
    <w:name w:val="Placeholder Text"/>
    <w:basedOn w:val="DefaultParagraphFont"/>
    <w:uiPriority w:val="99"/>
    <w:unhideWhenUsed/>
    <w:rsid w:val="004311F6"/>
    <w:rPr>
      <w:color w:val="808080"/>
    </w:rPr>
  </w:style>
  <w:style w:type="paragraph" w:styleId="FootnoteText">
    <w:name w:val="footnote text"/>
    <w:basedOn w:val="Normal"/>
    <w:link w:val="FootnoteTextChar"/>
    <w:uiPriority w:val="99"/>
    <w:semiHidden/>
    <w:unhideWhenUsed/>
    <w:rsid w:val="000A1607"/>
    <w:rPr>
      <w:sz w:val="20"/>
      <w:szCs w:val="20"/>
      <w:lang w:eastAsia="pt-BR"/>
    </w:rPr>
  </w:style>
  <w:style w:type="character" w:customStyle="1" w:styleId="FootnoteTextChar">
    <w:name w:val="Footnote Text Char"/>
    <w:basedOn w:val="DefaultParagraphFont"/>
    <w:link w:val="FootnoteText"/>
    <w:uiPriority w:val="99"/>
    <w:semiHidden/>
    <w:rsid w:val="000A1607"/>
    <w:rPr>
      <w:lang w:eastAsia="pt-BR"/>
    </w:rPr>
  </w:style>
  <w:style w:type="character" w:styleId="FootnoteReference">
    <w:name w:val="footnote reference"/>
    <w:basedOn w:val="DefaultParagraphFont"/>
    <w:uiPriority w:val="99"/>
    <w:semiHidden/>
    <w:unhideWhenUsed/>
    <w:rsid w:val="000A1607"/>
    <w:rPr>
      <w:vertAlign w:val="superscript"/>
    </w:rPr>
  </w:style>
  <w:style w:type="paragraph" w:customStyle="1" w:styleId="EndNoteBibliographyTitle">
    <w:name w:val="EndNote Bibliography Title"/>
    <w:basedOn w:val="Normal"/>
    <w:link w:val="EndNoteBibliographyTitleChar"/>
    <w:rsid w:val="009A6A36"/>
    <w:pPr>
      <w:jc w:val="center"/>
    </w:pPr>
    <w:rPr>
      <w:lang w:val="pt-BR" w:eastAsia="pt-BR"/>
    </w:rPr>
  </w:style>
  <w:style w:type="character" w:customStyle="1" w:styleId="EndNoteBibliographyTitleChar">
    <w:name w:val="EndNote Bibliography Title Char"/>
    <w:basedOn w:val="DefaultParagraphFont"/>
    <w:link w:val="EndNoteBibliographyTitle"/>
    <w:rsid w:val="009A6A36"/>
    <w:rPr>
      <w:sz w:val="24"/>
      <w:szCs w:val="24"/>
      <w:lang w:val="pt-BR" w:eastAsia="pt-BR"/>
    </w:rPr>
  </w:style>
  <w:style w:type="paragraph" w:customStyle="1" w:styleId="EndNoteBibliography">
    <w:name w:val="EndNote Bibliography"/>
    <w:basedOn w:val="Normal"/>
    <w:link w:val="EndNoteBibliographyChar"/>
    <w:rsid w:val="009A6A36"/>
    <w:rPr>
      <w:lang w:val="pt-BR" w:eastAsia="pt-BR"/>
    </w:rPr>
  </w:style>
  <w:style w:type="character" w:customStyle="1" w:styleId="EndNoteBibliographyChar">
    <w:name w:val="EndNote Bibliography Char"/>
    <w:basedOn w:val="DefaultParagraphFont"/>
    <w:link w:val="EndNoteBibliography"/>
    <w:rsid w:val="009A6A36"/>
    <w:rPr>
      <w:sz w:val="24"/>
      <w:szCs w:val="24"/>
      <w:lang w:val="pt-BR" w:eastAsia="pt-BR"/>
    </w:rPr>
  </w:style>
  <w:style w:type="character" w:customStyle="1" w:styleId="BodyTextIndentChar">
    <w:name w:val="Body Text Indent Char"/>
    <w:basedOn w:val="DefaultParagraphFont"/>
    <w:link w:val="BodyTextIndent"/>
    <w:rsid w:val="00283ACE"/>
    <w:rPr>
      <w:rFonts w:ascii="Arial" w:hAnsi="Arial" w:cs="Arial"/>
      <w:sz w:val="24"/>
      <w:szCs w:val="24"/>
      <w:lang w:eastAsia="pt-BR"/>
    </w:rPr>
  </w:style>
  <w:style w:type="paragraph" w:styleId="Revision">
    <w:name w:val="Revision"/>
    <w:hidden/>
    <w:uiPriority w:val="71"/>
    <w:semiHidden/>
    <w:rsid w:val="005E7B0B"/>
    <w:rPr>
      <w:sz w:val="24"/>
      <w:szCs w:val="24"/>
      <w:lang w:eastAsia="pt-BR"/>
    </w:rPr>
  </w:style>
  <w:style w:type="character" w:customStyle="1" w:styleId="UnresolvedMention3">
    <w:name w:val="Unresolved Mention3"/>
    <w:basedOn w:val="DefaultParagraphFont"/>
    <w:uiPriority w:val="99"/>
    <w:semiHidden/>
    <w:unhideWhenUsed/>
    <w:rsid w:val="00F952AB"/>
    <w:rPr>
      <w:color w:val="605E5C"/>
      <w:shd w:val="clear" w:color="auto" w:fill="E1DFDD"/>
    </w:rPr>
  </w:style>
  <w:style w:type="character" w:styleId="UnresolvedMention">
    <w:name w:val="Unresolved Mention"/>
    <w:basedOn w:val="DefaultParagraphFont"/>
    <w:uiPriority w:val="99"/>
    <w:semiHidden/>
    <w:unhideWhenUsed/>
    <w:rsid w:val="00857C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1064">
      <w:bodyDiv w:val="1"/>
      <w:marLeft w:val="0"/>
      <w:marRight w:val="0"/>
      <w:marTop w:val="0"/>
      <w:marBottom w:val="0"/>
      <w:divBdr>
        <w:top w:val="none" w:sz="0" w:space="0" w:color="auto"/>
        <w:left w:val="none" w:sz="0" w:space="0" w:color="auto"/>
        <w:bottom w:val="none" w:sz="0" w:space="0" w:color="auto"/>
        <w:right w:val="none" w:sz="0" w:space="0" w:color="auto"/>
      </w:divBdr>
    </w:div>
    <w:div w:id="90514690">
      <w:bodyDiv w:val="1"/>
      <w:marLeft w:val="0"/>
      <w:marRight w:val="0"/>
      <w:marTop w:val="0"/>
      <w:marBottom w:val="0"/>
      <w:divBdr>
        <w:top w:val="none" w:sz="0" w:space="0" w:color="auto"/>
        <w:left w:val="none" w:sz="0" w:space="0" w:color="auto"/>
        <w:bottom w:val="none" w:sz="0" w:space="0" w:color="auto"/>
        <w:right w:val="none" w:sz="0" w:space="0" w:color="auto"/>
      </w:divBdr>
    </w:div>
    <w:div w:id="121505968">
      <w:bodyDiv w:val="1"/>
      <w:marLeft w:val="0"/>
      <w:marRight w:val="0"/>
      <w:marTop w:val="0"/>
      <w:marBottom w:val="0"/>
      <w:divBdr>
        <w:top w:val="none" w:sz="0" w:space="0" w:color="auto"/>
        <w:left w:val="none" w:sz="0" w:space="0" w:color="auto"/>
        <w:bottom w:val="none" w:sz="0" w:space="0" w:color="auto"/>
        <w:right w:val="none" w:sz="0" w:space="0" w:color="auto"/>
      </w:divBdr>
      <w:divsChild>
        <w:div w:id="540946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22918">
              <w:marLeft w:val="0"/>
              <w:marRight w:val="0"/>
              <w:marTop w:val="0"/>
              <w:marBottom w:val="0"/>
              <w:divBdr>
                <w:top w:val="none" w:sz="0" w:space="0" w:color="auto"/>
                <w:left w:val="none" w:sz="0" w:space="0" w:color="auto"/>
                <w:bottom w:val="none" w:sz="0" w:space="0" w:color="auto"/>
                <w:right w:val="none" w:sz="0" w:space="0" w:color="auto"/>
              </w:divBdr>
              <w:divsChild>
                <w:div w:id="1304696102">
                  <w:marLeft w:val="0"/>
                  <w:marRight w:val="0"/>
                  <w:marTop w:val="0"/>
                  <w:marBottom w:val="0"/>
                  <w:divBdr>
                    <w:top w:val="none" w:sz="0" w:space="0" w:color="auto"/>
                    <w:left w:val="none" w:sz="0" w:space="0" w:color="auto"/>
                    <w:bottom w:val="none" w:sz="0" w:space="0" w:color="auto"/>
                    <w:right w:val="none" w:sz="0" w:space="0" w:color="auto"/>
                  </w:divBdr>
                  <w:divsChild>
                    <w:div w:id="691296101">
                      <w:marLeft w:val="0"/>
                      <w:marRight w:val="0"/>
                      <w:marTop w:val="0"/>
                      <w:marBottom w:val="0"/>
                      <w:divBdr>
                        <w:top w:val="none" w:sz="0" w:space="0" w:color="auto"/>
                        <w:left w:val="none" w:sz="0" w:space="0" w:color="auto"/>
                        <w:bottom w:val="none" w:sz="0" w:space="0" w:color="auto"/>
                        <w:right w:val="none" w:sz="0" w:space="0" w:color="auto"/>
                      </w:divBdr>
                      <w:divsChild>
                        <w:div w:id="121840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14733">
      <w:bodyDiv w:val="1"/>
      <w:marLeft w:val="0"/>
      <w:marRight w:val="0"/>
      <w:marTop w:val="0"/>
      <w:marBottom w:val="0"/>
      <w:divBdr>
        <w:top w:val="none" w:sz="0" w:space="0" w:color="auto"/>
        <w:left w:val="none" w:sz="0" w:space="0" w:color="auto"/>
        <w:bottom w:val="none" w:sz="0" w:space="0" w:color="auto"/>
        <w:right w:val="none" w:sz="0" w:space="0" w:color="auto"/>
      </w:divBdr>
      <w:divsChild>
        <w:div w:id="28902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2779961">
              <w:marLeft w:val="0"/>
              <w:marRight w:val="0"/>
              <w:marTop w:val="0"/>
              <w:marBottom w:val="0"/>
              <w:divBdr>
                <w:top w:val="none" w:sz="0" w:space="0" w:color="auto"/>
                <w:left w:val="none" w:sz="0" w:space="0" w:color="auto"/>
                <w:bottom w:val="none" w:sz="0" w:space="0" w:color="auto"/>
                <w:right w:val="none" w:sz="0" w:space="0" w:color="auto"/>
              </w:divBdr>
              <w:divsChild>
                <w:div w:id="1921523559">
                  <w:marLeft w:val="0"/>
                  <w:marRight w:val="0"/>
                  <w:marTop w:val="0"/>
                  <w:marBottom w:val="0"/>
                  <w:divBdr>
                    <w:top w:val="none" w:sz="0" w:space="0" w:color="auto"/>
                    <w:left w:val="none" w:sz="0" w:space="0" w:color="auto"/>
                    <w:bottom w:val="none" w:sz="0" w:space="0" w:color="auto"/>
                    <w:right w:val="none" w:sz="0" w:space="0" w:color="auto"/>
                  </w:divBdr>
                  <w:divsChild>
                    <w:div w:id="650333192">
                      <w:marLeft w:val="0"/>
                      <w:marRight w:val="0"/>
                      <w:marTop w:val="0"/>
                      <w:marBottom w:val="0"/>
                      <w:divBdr>
                        <w:top w:val="none" w:sz="0" w:space="0" w:color="auto"/>
                        <w:left w:val="none" w:sz="0" w:space="0" w:color="auto"/>
                        <w:bottom w:val="none" w:sz="0" w:space="0" w:color="auto"/>
                        <w:right w:val="none" w:sz="0" w:space="0" w:color="auto"/>
                      </w:divBdr>
                      <w:divsChild>
                        <w:div w:id="22249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386690">
      <w:bodyDiv w:val="1"/>
      <w:marLeft w:val="0"/>
      <w:marRight w:val="0"/>
      <w:marTop w:val="0"/>
      <w:marBottom w:val="0"/>
      <w:divBdr>
        <w:top w:val="none" w:sz="0" w:space="0" w:color="auto"/>
        <w:left w:val="none" w:sz="0" w:space="0" w:color="auto"/>
        <w:bottom w:val="none" w:sz="0" w:space="0" w:color="auto"/>
        <w:right w:val="none" w:sz="0" w:space="0" w:color="auto"/>
      </w:divBdr>
    </w:div>
    <w:div w:id="458260209">
      <w:bodyDiv w:val="1"/>
      <w:marLeft w:val="0"/>
      <w:marRight w:val="0"/>
      <w:marTop w:val="0"/>
      <w:marBottom w:val="0"/>
      <w:divBdr>
        <w:top w:val="none" w:sz="0" w:space="0" w:color="auto"/>
        <w:left w:val="none" w:sz="0" w:space="0" w:color="auto"/>
        <w:bottom w:val="none" w:sz="0" w:space="0" w:color="auto"/>
        <w:right w:val="none" w:sz="0" w:space="0" w:color="auto"/>
      </w:divBdr>
    </w:div>
    <w:div w:id="534118982">
      <w:bodyDiv w:val="1"/>
      <w:marLeft w:val="0"/>
      <w:marRight w:val="0"/>
      <w:marTop w:val="0"/>
      <w:marBottom w:val="0"/>
      <w:divBdr>
        <w:top w:val="none" w:sz="0" w:space="0" w:color="auto"/>
        <w:left w:val="none" w:sz="0" w:space="0" w:color="auto"/>
        <w:bottom w:val="none" w:sz="0" w:space="0" w:color="auto"/>
        <w:right w:val="none" w:sz="0" w:space="0" w:color="auto"/>
      </w:divBdr>
    </w:div>
    <w:div w:id="576669735">
      <w:bodyDiv w:val="1"/>
      <w:marLeft w:val="0"/>
      <w:marRight w:val="0"/>
      <w:marTop w:val="0"/>
      <w:marBottom w:val="0"/>
      <w:divBdr>
        <w:top w:val="none" w:sz="0" w:space="0" w:color="auto"/>
        <w:left w:val="none" w:sz="0" w:space="0" w:color="auto"/>
        <w:bottom w:val="none" w:sz="0" w:space="0" w:color="auto"/>
        <w:right w:val="none" w:sz="0" w:space="0" w:color="auto"/>
      </w:divBdr>
    </w:div>
    <w:div w:id="594900918">
      <w:bodyDiv w:val="1"/>
      <w:marLeft w:val="0"/>
      <w:marRight w:val="0"/>
      <w:marTop w:val="0"/>
      <w:marBottom w:val="0"/>
      <w:divBdr>
        <w:top w:val="none" w:sz="0" w:space="0" w:color="auto"/>
        <w:left w:val="none" w:sz="0" w:space="0" w:color="auto"/>
        <w:bottom w:val="none" w:sz="0" w:space="0" w:color="auto"/>
        <w:right w:val="none" w:sz="0" w:space="0" w:color="auto"/>
      </w:divBdr>
    </w:div>
    <w:div w:id="738137204">
      <w:bodyDiv w:val="1"/>
      <w:marLeft w:val="0"/>
      <w:marRight w:val="0"/>
      <w:marTop w:val="0"/>
      <w:marBottom w:val="0"/>
      <w:divBdr>
        <w:top w:val="none" w:sz="0" w:space="0" w:color="auto"/>
        <w:left w:val="none" w:sz="0" w:space="0" w:color="auto"/>
        <w:bottom w:val="none" w:sz="0" w:space="0" w:color="auto"/>
        <w:right w:val="none" w:sz="0" w:space="0" w:color="auto"/>
      </w:divBdr>
    </w:div>
    <w:div w:id="764813831">
      <w:bodyDiv w:val="1"/>
      <w:marLeft w:val="0"/>
      <w:marRight w:val="0"/>
      <w:marTop w:val="0"/>
      <w:marBottom w:val="0"/>
      <w:divBdr>
        <w:top w:val="none" w:sz="0" w:space="0" w:color="auto"/>
        <w:left w:val="none" w:sz="0" w:space="0" w:color="auto"/>
        <w:bottom w:val="none" w:sz="0" w:space="0" w:color="auto"/>
        <w:right w:val="none" w:sz="0" w:space="0" w:color="auto"/>
      </w:divBdr>
    </w:div>
    <w:div w:id="867059246">
      <w:bodyDiv w:val="1"/>
      <w:marLeft w:val="0"/>
      <w:marRight w:val="0"/>
      <w:marTop w:val="0"/>
      <w:marBottom w:val="0"/>
      <w:divBdr>
        <w:top w:val="none" w:sz="0" w:space="0" w:color="auto"/>
        <w:left w:val="none" w:sz="0" w:space="0" w:color="auto"/>
        <w:bottom w:val="none" w:sz="0" w:space="0" w:color="auto"/>
        <w:right w:val="none" w:sz="0" w:space="0" w:color="auto"/>
      </w:divBdr>
    </w:div>
    <w:div w:id="1062173301">
      <w:bodyDiv w:val="1"/>
      <w:marLeft w:val="0"/>
      <w:marRight w:val="0"/>
      <w:marTop w:val="0"/>
      <w:marBottom w:val="0"/>
      <w:divBdr>
        <w:top w:val="none" w:sz="0" w:space="0" w:color="auto"/>
        <w:left w:val="none" w:sz="0" w:space="0" w:color="auto"/>
        <w:bottom w:val="none" w:sz="0" w:space="0" w:color="auto"/>
        <w:right w:val="none" w:sz="0" w:space="0" w:color="auto"/>
      </w:divBdr>
      <w:divsChild>
        <w:div w:id="1551381511">
          <w:marLeft w:val="0"/>
          <w:marRight w:val="0"/>
          <w:marTop w:val="0"/>
          <w:marBottom w:val="0"/>
          <w:divBdr>
            <w:top w:val="none" w:sz="0" w:space="0" w:color="auto"/>
            <w:left w:val="none" w:sz="0" w:space="0" w:color="auto"/>
            <w:bottom w:val="none" w:sz="0" w:space="0" w:color="auto"/>
            <w:right w:val="none" w:sz="0" w:space="0" w:color="auto"/>
          </w:divBdr>
        </w:div>
        <w:div w:id="293216580">
          <w:marLeft w:val="0"/>
          <w:marRight w:val="0"/>
          <w:marTop w:val="0"/>
          <w:marBottom w:val="0"/>
          <w:divBdr>
            <w:top w:val="none" w:sz="0" w:space="0" w:color="auto"/>
            <w:left w:val="none" w:sz="0" w:space="0" w:color="auto"/>
            <w:bottom w:val="none" w:sz="0" w:space="0" w:color="auto"/>
            <w:right w:val="none" w:sz="0" w:space="0" w:color="auto"/>
          </w:divBdr>
        </w:div>
      </w:divsChild>
    </w:div>
    <w:div w:id="1271550562">
      <w:bodyDiv w:val="1"/>
      <w:marLeft w:val="0"/>
      <w:marRight w:val="0"/>
      <w:marTop w:val="0"/>
      <w:marBottom w:val="0"/>
      <w:divBdr>
        <w:top w:val="none" w:sz="0" w:space="0" w:color="auto"/>
        <w:left w:val="none" w:sz="0" w:space="0" w:color="auto"/>
        <w:bottom w:val="none" w:sz="0" w:space="0" w:color="auto"/>
        <w:right w:val="none" w:sz="0" w:space="0" w:color="auto"/>
      </w:divBdr>
    </w:div>
    <w:div w:id="1272593117">
      <w:bodyDiv w:val="1"/>
      <w:marLeft w:val="0"/>
      <w:marRight w:val="0"/>
      <w:marTop w:val="0"/>
      <w:marBottom w:val="0"/>
      <w:divBdr>
        <w:top w:val="none" w:sz="0" w:space="0" w:color="auto"/>
        <w:left w:val="none" w:sz="0" w:space="0" w:color="auto"/>
        <w:bottom w:val="none" w:sz="0" w:space="0" w:color="auto"/>
        <w:right w:val="none" w:sz="0" w:space="0" w:color="auto"/>
      </w:divBdr>
    </w:div>
    <w:div w:id="1390374686">
      <w:bodyDiv w:val="1"/>
      <w:marLeft w:val="0"/>
      <w:marRight w:val="0"/>
      <w:marTop w:val="0"/>
      <w:marBottom w:val="0"/>
      <w:divBdr>
        <w:top w:val="none" w:sz="0" w:space="0" w:color="auto"/>
        <w:left w:val="none" w:sz="0" w:space="0" w:color="auto"/>
        <w:bottom w:val="none" w:sz="0" w:space="0" w:color="auto"/>
        <w:right w:val="none" w:sz="0" w:space="0" w:color="auto"/>
      </w:divBdr>
    </w:div>
    <w:div w:id="1482696291">
      <w:bodyDiv w:val="1"/>
      <w:marLeft w:val="0"/>
      <w:marRight w:val="0"/>
      <w:marTop w:val="0"/>
      <w:marBottom w:val="0"/>
      <w:divBdr>
        <w:top w:val="none" w:sz="0" w:space="0" w:color="auto"/>
        <w:left w:val="none" w:sz="0" w:space="0" w:color="auto"/>
        <w:bottom w:val="none" w:sz="0" w:space="0" w:color="auto"/>
        <w:right w:val="none" w:sz="0" w:space="0" w:color="auto"/>
      </w:divBdr>
      <w:divsChild>
        <w:div w:id="165440320">
          <w:marLeft w:val="0"/>
          <w:marRight w:val="0"/>
          <w:marTop w:val="0"/>
          <w:marBottom w:val="0"/>
          <w:divBdr>
            <w:top w:val="none" w:sz="0" w:space="0" w:color="auto"/>
            <w:left w:val="none" w:sz="0" w:space="0" w:color="auto"/>
            <w:bottom w:val="none" w:sz="0" w:space="0" w:color="auto"/>
            <w:right w:val="none" w:sz="0" w:space="0" w:color="auto"/>
          </w:divBdr>
        </w:div>
        <w:div w:id="671492111">
          <w:marLeft w:val="0"/>
          <w:marRight w:val="0"/>
          <w:marTop w:val="0"/>
          <w:marBottom w:val="0"/>
          <w:divBdr>
            <w:top w:val="none" w:sz="0" w:space="0" w:color="auto"/>
            <w:left w:val="none" w:sz="0" w:space="0" w:color="auto"/>
            <w:bottom w:val="none" w:sz="0" w:space="0" w:color="auto"/>
            <w:right w:val="none" w:sz="0" w:space="0" w:color="auto"/>
          </w:divBdr>
        </w:div>
      </w:divsChild>
    </w:div>
    <w:div w:id="1640919570">
      <w:bodyDiv w:val="1"/>
      <w:marLeft w:val="0"/>
      <w:marRight w:val="0"/>
      <w:marTop w:val="0"/>
      <w:marBottom w:val="0"/>
      <w:divBdr>
        <w:top w:val="none" w:sz="0" w:space="0" w:color="auto"/>
        <w:left w:val="none" w:sz="0" w:space="0" w:color="auto"/>
        <w:bottom w:val="none" w:sz="0" w:space="0" w:color="auto"/>
        <w:right w:val="none" w:sz="0" w:space="0" w:color="auto"/>
      </w:divBdr>
    </w:div>
    <w:div w:id="21428459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bdsp-core/Noise_in_Diagnosing_Epileps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ncbi.nlm.nih.gov/pubmed/1580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89A7C-661A-4CD9-AF33-DDE5D42EC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32</Pages>
  <Words>10026</Words>
  <Characters>57153</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Acta Neurochir (Wien)</vt:lpstr>
    </vt:vector>
  </TitlesOfParts>
  <Company>.</Company>
  <LinksUpToDate>false</LinksUpToDate>
  <CharactersWithSpaces>67045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Neurochir (Wien)</dc:title>
  <dc:creator>Pedro</dc:creator>
  <cp:lastModifiedBy>Westover, M Brandon (HMFP - Neurology)</cp:lastModifiedBy>
  <cp:revision>3</cp:revision>
  <cp:lastPrinted>2024-02-28T04:47:00Z</cp:lastPrinted>
  <dcterms:created xsi:type="dcterms:W3CDTF">2025-12-31T13:49:00Z</dcterms:created>
  <dcterms:modified xsi:type="dcterms:W3CDTF">2026-01-01T16:42:00Z</dcterms:modified>
</cp:coreProperties>
</file>